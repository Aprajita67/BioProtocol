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793B9D" w14:textId="77777777" w:rsidR="002732E3" w:rsidRPr="002732E3" w:rsidRDefault="002732E3" w:rsidP="002732E3">
      <w:pPr>
        <w:adjustRightInd w:val="0"/>
        <w:snapToGrid w:val="0"/>
        <w:spacing w:line="360" w:lineRule="auto"/>
        <w:jc w:val="center"/>
        <w:rPr>
          <w:rFonts w:ascii="Arial" w:hAnsi="Arial" w:cs="Arial"/>
          <w:b/>
          <w:szCs w:val="20"/>
        </w:rPr>
      </w:pPr>
    </w:p>
    <w:p w14:paraId="25ACE498" w14:textId="11E2B3E0" w:rsidR="00892197" w:rsidRPr="00CE6DD4" w:rsidRDefault="00892197" w:rsidP="002732E3">
      <w:pPr>
        <w:adjustRightInd w:val="0"/>
        <w:snapToGrid w:val="0"/>
        <w:spacing w:line="360" w:lineRule="auto"/>
        <w:jc w:val="center"/>
        <w:rPr>
          <w:rFonts w:ascii="Arial" w:hAnsi="Arial" w:cs="Arial"/>
          <w:b/>
          <w:szCs w:val="20"/>
        </w:rPr>
      </w:pPr>
      <w:r w:rsidRPr="00CE6DD4">
        <w:rPr>
          <w:rFonts w:ascii="Arial" w:hAnsi="Arial" w:cs="Arial"/>
          <w:b/>
          <w:szCs w:val="20"/>
        </w:rPr>
        <w:t xml:space="preserve">Extraction and </w:t>
      </w:r>
      <w:r w:rsidR="002732E3" w:rsidRPr="00CE6DD4">
        <w:rPr>
          <w:rFonts w:ascii="Arial" w:hAnsi="Arial" w:cs="Arial"/>
          <w:b/>
          <w:szCs w:val="20"/>
        </w:rPr>
        <w:t>A</w:t>
      </w:r>
      <w:r w:rsidRPr="00CE6DD4">
        <w:rPr>
          <w:rFonts w:ascii="Arial" w:hAnsi="Arial" w:cs="Arial"/>
          <w:b/>
          <w:szCs w:val="20"/>
        </w:rPr>
        <w:t xml:space="preserve">nalysis of </w:t>
      </w:r>
      <w:r w:rsidR="002732E3" w:rsidRPr="00CE6DD4">
        <w:rPr>
          <w:rFonts w:ascii="Arial" w:hAnsi="Arial" w:cs="Arial"/>
          <w:b/>
          <w:szCs w:val="20"/>
        </w:rPr>
        <w:t>M</w:t>
      </w:r>
      <w:r w:rsidRPr="00CE6DD4">
        <w:rPr>
          <w:rFonts w:ascii="Arial" w:hAnsi="Arial" w:cs="Arial"/>
          <w:b/>
          <w:szCs w:val="20"/>
        </w:rPr>
        <w:t xml:space="preserve">icrobiomes </w:t>
      </w:r>
      <w:r w:rsidR="002732E3" w:rsidRPr="00CE6DD4">
        <w:rPr>
          <w:rFonts w:ascii="Arial" w:hAnsi="Arial" w:cs="Arial"/>
          <w:b/>
          <w:szCs w:val="20"/>
        </w:rPr>
        <w:t>A</w:t>
      </w:r>
      <w:r w:rsidRPr="00CE6DD4">
        <w:rPr>
          <w:rFonts w:ascii="Arial" w:hAnsi="Arial" w:cs="Arial"/>
          <w:b/>
          <w:szCs w:val="20"/>
        </w:rPr>
        <w:t xml:space="preserve">ssociated with </w:t>
      </w:r>
      <w:r w:rsidR="002732E3" w:rsidRPr="00CE6DD4">
        <w:rPr>
          <w:rFonts w:ascii="Arial" w:hAnsi="Arial" w:cs="Arial"/>
          <w:b/>
          <w:szCs w:val="20"/>
        </w:rPr>
        <w:t>R</w:t>
      </w:r>
      <w:r w:rsidRPr="00CE6DD4">
        <w:rPr>
          <w:rFonts w:ascii="Arial" w:hAnsi="Arial" w:cs="Arial"/>
          <w:b/>
          <w:szCs w:val="20"/>
        </w:rPr>
        <w:t xml:space="preserve">ice </w:t>
      </w:r>
      <w:r w:rsidR="002732E3" w:rsidRPr="00CE6DD4">
        <w:rPr>
          <w:rFonts w:ascii="Arial" w:hAnsi="Arial" w:cs="Arial"/>
          <w:b/>
          <w:szCs w:val="20"/>
        </w:rPr>
        <w:t>R</w:t>
      </w:r>
      <w:r w:rsidRPr="00CE6DD4">
        <w:rPr>
          <w:rFonts w:ascii="Arial" w:hAnsi="Arial" w:cs="Arial"/>
          <w:b/>
          <w:szCs w:val="20"/>
        </w:rPr>
        <w:t>oots</w:t>
      </w:r>
    </w:p>
    <w:p w14:paraId="1510BC99" w14:textId="549B63E9" w:rsidR="00892197" w:rsidRPr="00CE6DD4" w:rsidRDefault="00892197" w:rsidP="002732E3">
      <w:pPr>
        <w:adjustRightInd w:val="0"/>
        <w:snapToGrid w:val="0"/>
        <w:spacing w:line="360" w:lineRule="auto"/>
        <w:jc w:val="center"/>
        <w:rPr>
          <w:rFonts w:ascii="Arial" w:hAnsi="Arial" w:cs="Arial"/>
          <w:szCs w:val="20"/>
          <w:vertAlign w:val="superscript"/>
        </w:rPr>
      </w:pPr>
      <w:r w:rsidRPr="00CE6DD4">
        <w:rPr>
          <w:rFonts w:ascii="Arial" w:hAnsi="Arial" w:cs="Arial"/>
          <w:szCs w:val="20"/>
        </w:rPr>
        <w:t>Joseph Edwards</w:t>
      </w:r>
      <w:r w:rsidRPr="00CE6DD4">
        <w:rPr>
          <w:rFonts w:ascii="Arial" w:hAnsi="Arial" w:cs="Arial"/>
          <w:szCs w:val="20"/>
          <w:vertAlign w:val="superscript"/>
        </w:rPr>
        <w:t>1,</w:t>
      </w:r>
      <w:r w:rsidR="00F8632C" w:rsidRPr="00CE6DD4">
        <w:rPr>
          <w:rFonts w:ascii="Arial" w:hAnsi="Arial" w:cs="Arial"/>
          <w:szCs w:val="20"/>
          <w:vertAlign w:val="superscript"/>
        </w:rPr>
        <w:t xml:space="preserve"> </w:t>
      </w:r>
      <w:r w:rsidR="00F8632C" w:rsidRPr="00CE6DD4">
        <w:rPr>
          <w:rFonts w:ascii="Arial" w:hAnsi="Arial" w:cs="Arial"/>
          <w:color w:val="FF0000"/>
          <w:szCs w:val="20"/>
          <w:vertAlign w:val="superscript"/>
        </w:rPr>
        <w:t>#</w:t>
      </w:r>
      <w:r w:rsidRPr="00CE6DD4">
        <w:rPr>
          <w:rFonts w:ascii="Arial" w:hAnsi="Arial" w:cs="Arial"/>
          <w:szCs w:val="20"/>
          <w:vertAlign w:val="superscript"/>
        </w:rPr>
        <w:t>,</w:t>
      </w:r>
      <w:r w:rsidR="00F8632C" w:rsidRPr="00CE6DD4">
        <w:rPr>
          <w:rFonts w:ascii="Arial" w:hAnsi="Arial" w:cs="Arial"/>
          <w:szCs w:val="20"/>
          <w:vertAlign w:val="superscript"/>
        </w:rPr>
        <w:t xml:space="preserve"> </w:t>
      </w:r>
      <w:r w:rsidR="00F8632C" w:rsidRPr="00CE6DD4">
        <w:rPr>
          <w:rFonts w:ascii="Arial" w:eastAsia="Microsoft YaHei" w:hAnsi="Arial" w:cs="Arial"/>
          <w:color w:val="FF0000"/>
          <w:szCs w:val="20"/>
          <w:vertAlign w:val="superscript"/>
        </w:rPr>
        <w:t>$</w:t>
      </w:r>
      <w:r w:rsidRPr="00CE6DD4">
        <w:rPr>
          <w:rFonts w:ascii="Arial" w:hAnsi="Arial" w:cs="Arial"/>
          <w:szCs w:val="20"/>
        </w:rPr>
        <w:t>, Christian Santos-Medellín</w:t>
      </w:r>
      <w:r w:rsidRPr="00CE6DD4">
        <w:rPr>
          <w:rFonts w:ascii="Arial" w:hAnsi="Arial" w:cs="Arial"/>
          <w:szCs w:val="20"/>
          <w:vertAlign w:val="superscript"/>
        </w:rPr>
        <w:t>1,</w:t>
      </w:r>
      <w:r w:rsidR="00F8632C" w:rsidRPr="00CE6DD4">
        <w:rPr>
          <w:rFonts w:ascii="Arial" w:hAnsi="Arial" w:cs="Arial"/>
          <w:szCs w:val="20"/>
          <w:vertAlign w:val="superscript"/>
        </w:rPr>
        <w:t xml:space="preserve"> </w:t>
      </w:r>
      <w:r w:rsidR="00F8632C" w:rsidRPr="00CE6DD4">
        <w:rPr>
          <w:rFonts w:ascii="Arial" w:hAnsi="Arial" w:cs="Arial"/>
          <w:color w:val="FF0000"/>
          <w:szCs w:val="20"/>
          <w:vertAlign w:val="superscript"/>
        </w:rPr>
        <w:t>#</w:t>
      </w:r>
      <w:r w:rsidRPr="00CE6DD4">
        <w:rPr>
          <w:rFonts w:ascii="Arial" w:hAnsi="Arial" w:cs="Arial"/>
          <w:szCs w:val="20"/>
        </w:rPr>
        <w:t xml:space="preserve"> and </w:t>
      </w:r>
      <w:proofErr w:type="spellStart"/>
      <w:r w:rsidRPr="00CE6DD4">
        <w:rPr>
          <w:rFonts w:ascii="Arial" w:hAnsi="Arial" w:cs="Arial"/>
          <w:szCs w:val="20"/>
        </w:rPr>
        <w:t>Venkatesan</w:t>
      </w:r>
      <w:proofErr w:type="spellEnd"/>
      <w:r w:rsidRPr="00CE6DD4">
        <w:rPr>
          <w:rFonts w:ascii="Arial" w:hAnsi="Arial" w:cs="Arial"/>
          <w:szCs w:val="20"/>
        </w:rPr>
        <w:t xml:space="preserve"> Sundaresan</w:t>
      </w:r>
      <w:r w:rsidRPr="00CE6DD4">
        <w:rPr>
          <w:rFonts w:ascii="Arial" w:hAnsi="Arial" w:cs="Arial"/>
          <w:szCs w:val="20"/>
          <w:vertAlign w:val="superscript"/>
        </w:rPr>
        <w:t>1,</w:t>
      </w:r>
      <w:r w:rsidR="00F8632C" w:rsidRPr="00CE6DD4">
        <w:rPr>
          <w:rFonts w:ascii="Arial" w:hAnsi="Arial" w:cs="Arial"/>
          <w:szCs w:val="20"/>
          <w:vertAlign w:val="superscript"/>
        </w:rPr>
        <w:t xml:space="preserve"> </w:t>
      </w:r>
      <w:r w:rsidRPr="00CE6DD4">
        <w:rPr>
          <w:rFonts w:ascii="Arial" w:hAnsi="Arial" w:cs="Arial"/>
          <w:szCs w:val="20"/>
          <w:vertAlign w:val="superscript"/>
        </w:rPr>
        <w:t>2,</w:t>
      </w:r>
      <w:r w:rsidR="00F8632C" w:rsidRPr="00CE6DD4">
        <w:rPr>
          <w:rFonts w:ascii="Arial" w:hAnsi="Arial" w:cs="Arial"/>
          <w:szCs w:val="20"/>
          <w:vertAlign w:val="superscript"/>
        </w:rPr>
        <w:t xml:space="preserve"> </w:t>
      </w:r>
      <w:r w:rsidRPr="00CE6DD4">
        <w:rPr>
          <w:rFonts w:ascii="Arial" w:hAnsi="Arial" w:cs="Arial"/>
          <w:szCs w:val="20"/>
        </w:rPr>
        <w:t>*</w:t>
      </w:r>
    </w:p>
    <w:p w14:paraId="3E200795" w14:textId="77777777" w:rsidR="00892197" w:rsidRPr="00CE6DD4" w:rsidRDefault="00892197" w:rsidP="002732E3">
      <w:pPr>
        <w:adjustRightInd w:val="0"/>
        <w:snapToGrid w:val="0"/>
        <w:spacing w:line="360" w:lineRule="auto"/>
        <w:jc w:val="both"/>
        <w:rPr>
          <w:rFonts w:ascii="Arial" w:hAnsi="Arial" w:cs="Arial"/>
          <w:b/>
          <w:szCs w:val="20"/>
          <w:u w:val="single"/>
        </w:rPr>
      </w:pPr>
    </w:p>
    <w:p w14:paraId="55792DF2" w14:textId="4813C427" w:rsidR="00892197" w:rsidRPr="00CE6DD4" w:rsidRDefault="00892197" w:rsidP="002732E3">
      <w:pPr>
        <w:adjustRightInd w:val="0"/>
        <w:snapToGrid w:val="0"/>
        <w:spacing w:line="360" w:lineRule="auto"/>
        <w:jc w:val="both"/>
        <w:rPr>
          <w:rFonts w:ascii="Arial" w:hAnsi="Arial" w:cs="Arial"/>
          <w:szCs w:val="20"/>
        </w:rPr>
      </w:pPr>
      <w:r w:rsidRPr="00CE6DD4">
        <w:rPr>
          <w:rFonts w:ascii="Arial" w:hAnsi="Arial" w:cs="Arial"/>
          <w:szCs w:val="20"/>
          <w:vertAlign w:val="superscript"/>
        </w:rPr>
        <w:t>1</w:t>
      </w:r>
      <w:r w:rsidRPr="00CE6DD4">
        <w:rPr>
          <w:rFonts w:ascii="Arial" w:hAnsi="Arial" w:cs="Arial"/>
          <w:szCs w:val="20"/>
        </w:rPr>
        <w:t>Department of Plant Biology, University of California, Davis</w:t>
      </w:r>
      <w:r w:rsidR="00F8632C" w:rsidRPr="00CE6DD4">
        <w:rPr>
          <w:rFonts w:ascii="Arial" w:hAnsi="Arial" w:cs="Arial"/>
          <w:szCs w:val="20"/>
        </w:rPr>
        <w:t xml:space="preserve">, </w:t>
      </w:r>
      <w:r w:rsidR="00F8632C" w:rsidRPr="00CE6DD4">
        <w:rPr>
          <w:rFonts w:ascii="Arial" w:hAnsi="Arial" w:cs="Arial"/>
          <w:color w:val="FF0000"/>
          <w:szCs w:val="20"/>
        </w:rPr>
        <w:t xml:space="preserve">USA; </w:t>
      </w:r>
      <w:r w:rsidR="00F8632C" w:rsidRPr="00CE6DD4">
        <w:rPr>
          <w:rFonts w:ascii="Arial" w:eastAsia="Microsoft YaHei" w:hAnsi="Arial" w:cs="Arial"/>
          <w:color w:val="FF0000"/>
          <w:szCs w:val="20"/>
          <w:vertAlign w:val="superscript"/>
        </w:rPr>
        <w:t>$</w:t>
      </w:r>
      <w:r w:rsidR="00F8632C" w:rsidRPr="00CE6DD4">
        <w:rPr>
          <w:rFonts w:ascii="Arial" w:hAnsi="Arial" w:cs="Arial"/>
          <w:szCs w:val="20"/>
        </w:rPr>
        <w:t xml:space="preserve">Current address: Department of Integrative Biology, University of Texas, Austin, </w:t>
      </w:r>
      <w:r w:rsidR="00F8632C" w:rsidRPr="00CE6DD4">
        <w:rPr>
          <w:rFonts w:ascii="Arial" w:hAnsi="Arial" w:cs="Arial"/>
          <w:color w:val="FF0000"/>
          <w:szCs w:val="20"/>
        </w:rPr>
        <w:t>USA</w:t>
      </w:r>
      <w:r w:rsidR="00F8632C" w:rsidRPr="00CE6DD4">
        <w:rPr>
          <w:rFonts w:ascii="Arial" w:hAnsi="Arial" w:cs="Arial"/>
          <w:szCs w:val="20"/>
        </w:rPr>
        <w:t>;</w:t>
      </w:r>
      <w:r w:rsidR="00F8632C" w:rsidRPr="00CE6DD4">
        <w:rPr>
          <w:rFonts w:ascii="Arial" w:hAnsi="Arial" w:cs="Arial"/>
          <w:szCs w:val="20"/>
          <w:vertAlign w:val="superscript"/>
        </w:rPr>
        <w:t xml:space="preserve"> </w:t>
      </w:r>
      <w:r w:rsidRPr="00CE6DD4">
        <w:rPr>
          <w:rFonts w:ascii="Arial" w:hAnsi="Arial" w:cs="Arial"/>
          <w:szCs w:val="20"/>
          <w:vertAlign w:val="superscript"/>
        </w:rPr>
        <w:t>2</w:t>
      </w:r>
      <w:r w:rsidRPr="00CE6DD4">
        <w:rPr>
          <w:rFonts w:ascii="Arial" w:hAnsi="Arial" w:cs="Arial"/>
          <w:szCs w:val="20"/>
        </w:rPr>
        <w:t>Department of Plant Sciences, University of California, Davis</w:t>
      </w:r>
      <w:r w:rsidR="00F8632C" w:rsidRPr="00CE6DD4">
        <w:rPr>
          <w:rFonts w:ascii="Arial" w:hAnsi="Arial" w:cs="Arial"/>
          <w:szCs w:val="20"/>
        </w:rPr>
        <w:t xml:space="preserve">, </w:t>
      </w:r>
      <w:r w:rsidR="00F8632C" w:rsidRPr="00CE6DD4">
        <w:rPr>
          <w:rFonts w:ascii="Arial" w:hAnsi="Arial" w:cs="Arial"/>
          <w:color w:val="FF0000"/>
          <w:szCs w:val="20"/>
        </w:rPr>
        <w:t>USA</w:t>
      </w:r>
    </w:p>
    <w:p w14:paraId="4DE25EA9" w14:textId="5F27B9E3" w:rsidR="00892197" w:rsidRPr="00CE6DD4" w:rsidRDefault="00F8632C" w:rsidP="002732E3">
      <w:pPr>
        <w:adjustRightInd w:val="0"/>
        <w:snapToGrid w:val="0"/>
        <w:spacing w:line="360" w:lineRule="auto"/>
        <w:jc w:val="both"/>
        <w:rPr>
          <w:rFonts w:ascii="Arial" w:hAnsi="Arial" w:cs="Arial"/>
          <w:szCs w:val="20"/>
        </w:rPr>
      </w:pPr>
      <w:r w:rsidRPr="00CE6DD4">
        <w:rPr>
          <w:rFonts w:ascii="Arial" w:eastAsia="Microsoft YaHei" w:hAnsi="Arial" w:cs="Arial"/>
          <w:szCs w:val="20"/>
        </w:rPr>
        <w:t>*For correspondence:</w:t>
      </w:r>
      <w:r w:rsidR="00892197" w:rsidRPr="00CE6DD4">
        <w:rPr>
          <w:rFonts w:ascii="Arial" w:hAnsi="Arial" w:cs="Arial"/>
          <w:szCs w:val="20"/>
        </w:rPr>
        <w:t xml:space="preserve"> </w:t>
      </w:r>
      <w:hyperlink r:id="rId8" w:history="1">
        <w:r w:rsidRPr="00CE6DD4">
          <w:rPr>
            <w:rStyle w:val="Hyperlink"/>
            <w:rFonts w:ascii="Arial" w:hAnsi="Arial" w:cs="Arial"/>
            <w:szCs w:val="20"/>
          </w:rPr>
          <w:t>sundar@ucdavis.edu</w:t>
        </w:r>
      </w:hyperlink>
    </w:p>
    <w:p w14:paraId="711F694D" w14:textId="77777777" w:rsidR="00F8632C" w:rsidRPr="00CE6DD4" w:rsidDel="003211EA" w:rsidRDefault="00F8632C" w:rsidP="00F8632C">
      <w:pPr>
        <w:adjustRightInd w:val="0"/>
        <w:snapToGrid w:val="0"/>
        <w:spacing w:line="360" w:lineRule="auto"/>
        <w:jc w:val="both"/>
        <w:rPr>
          <w:del w:id="0" w:author="Joseph Edwards" w:date="2018-03-23T17:29:00Z"/>
          <w:rFonts w:ascii="Arial" w:hAnsi="Arial" w:cs="Arial"/>
          <w:szCs w:val="20"/>
        </w:rPr>
      </w:pPr>
      <w:r w:rsidRPr="00CE6DD4">
        <w:rPr>
          <w:rFonts w:ascii="Arial" w:eastAsia="Microsoft YaHei" w:hAnsi="Arial" w:cs="Arial"/>
          <w:szCs w:val="20"/>
          <w:vertAlign w:val="superscript"/>
        </w:rPr>
        <w:t>#</w:t>
      </w:r>
      <w:r w:rsidRPr="00CE6DD4">
        <w:rPr>
          <w:rFonts w:ascii="Arial" w:eastAsia="Microsoft YaHei" w:hAnsi="Arial" w:cs="Arial"/>
          <w:szCs w:val="20"/>
        </w:rPr>
        <w:t>Contributed equally to this work</w:t>
      </w:r>
    </w:p>
    <w:p w14:paraId="0DBD99F0" w14:textId="79F82F2B" w:rsidR="00F8632C" w:rsidRPr="00CE6DD4" w:rsidRDefault="00F8632C" w:rsidP="002732E3">
      <w:pPr>
        <w:adjustRightInd w:val="0"/>
        <w:snapToGrid w:val="0"/>
        <w:spacing w:line="360" w:lineRule="auto"/>
        <w:jc w:val="both"/>
        <w:rPr>
          <w:rFonts w:ascii="Arial" w:hAnsi="Arial" w:cs="Arial"/>
          <w:szCs w:val="20"/>
        </w:rPr>
      </w:pPr>
      <w:bookmarkStart w:id="1" w:name="OLE_LINK158"/>
      <w:bookmarkStart w:id="2" w:name="OLE_LINK231"/>
      <w:del w:id="3" w:author="Joseph Edwards" w:date="2018-03-23T17:29:00Z">
        <w:r w:rsidRPr="00CE6DD4" w:rsidDel="003211EA">
          <w:rPr>
            <w:rFonts w:ascii="Arial" w:eastAsia="Microsoft YaHei" w:hAnsi="Arial" w:cs="Arial"/>
            <w:color w:val="FF0000"/>
            <w:szCs w:val="20"/>
          </w:rPr>
          <w:delText xml:space="preserve">Please confirm </w:delText>
        </w:r>
        <w:bookmarkStart w:id="4" w:name="OLE_LINK137"/>
        <w:bookmarkStart w:id="5" w:name="OLE_LINK138"/>
        <w:r w:rsidRPr="00CE6DD4" w:rsidDel="003211EA">
          <w:rPr>
            <w:rFonts w:ascii="Arial" w:eastAsia="Microsoft YaHei" w:hAnsi="Arial" w:cs="Arial"/>
            <w:color w:val="FF0000"/>
            <w:szCs w:val="20"/>
          </w:rPr>
          <w:delText>authors’ affiliation</w:delText>
        </w:r>
        <w:bookmarkEnd w:id="4"/>
        <w:bookmarkEnd w:id="5"/>
        <w:r w:rsidRPr="00CE6DD4" w:rsidDel="003211EA">
          <w:rPr>
            <w:rFonts w:ascii="Arial" w:eastAsia="Microsoft YaHei" w:hAnsi="Arial" w:cs="Arial"/>
            <w:color w:val="FF0000"/>
            <w:szCs w:val="20"/>
          </w:rPr>
          <w:delText xml:space="preserve"> information (department, research institution, city, country).</w:delText>
        </w:r>
      </w:del>
      <w:bookmarkEnd w:id="1"/>
      <w:bookmarkEnd w:id="2"/>
    </w:p>
    <w:p w14:paraId="005665AC" w14:textId="77777777" w:rsidR="00892197" w:rsidRPr="00CE6DD4" w:rsidRDefault="00892197" w:rsidP="002732E3">
      <w:pPr>
        <w:adjustRightInd w:val="0"/>
        <w:snapToGrid w:val="0"/>
        <w:spacing w:line="360" w:lineRule="auto"/>
        <w:jc w:val="both"/>
        <w:rPr>
          <w:rFonts w:ascii="Arial" w:hAnsi="Arial" w:cs="Arial"/>
          <w:szCs w:val="20"/>
        </w:rPr>
      </w:pPr>
    </w:p>
    <w:p w14:paraId="046859F4" w14:textId="0FC24084" w:rsidR="00892197" w:rsidRPr="00CE6DD4" w:rsidRDefault="00F8632C" w:rsidP="002732E3">
      <w:pPr>
        <w:adjustRightInd w:val="0"/>
        <w:snapToGrid w:val="0"/>
        <w:spacing w:line="360" w:lineRule="auto"/>
        <w:jc w:val="both"/>
        <w:rPr>
          <w:rFonts w:ascii="Arial" w:eastAsia="Malgun Gothic" w:hAnsi="Arial" w:cs="Arial"/>
          <w:szCs w:val="20"/>
        </w:rPr>
      </w:pPr>
      <w:bookmarkStart w:id="6" w:name="OLE_LINK47"/>
      <w:bookmarkStart w:id="7" w:name="OLE_LINK48"/>
      <w:bookmarkStart w:id="8" w:name="OLE_LINK129"/>
      <w:bookmarkStart w:id="9" w:name="OLE_LINK186"/>
      <w:r w:rsidRPr="00CE6DD4">
        <w:rPr>
          <w:rFonts w:ascii="Arial" w:eastAsia="Microsoft YaHei" w:hAnsi="Arial" w:cs="Arial"/>
          <w:b/>
          <w:kern w:val="0"/>
          <w:szCs w:val="20"/>
        </w:rPr>
        <w:t>[Abstract]</w:t>
      </w:r>
      <w:bookmarkEnd w:id="6"/>
      <w:bookmarkEnd w:id="7"/>
      <w:bookmarkEnd w:id="8"/>
      <w:bookmarkEnd w:id="9"/>
      <w:r w:rsidRPr="00CE6DD4">
        <w:rPr>
          <w:rFonts w:ascii="Arial" w:eastAsia="Microsoft YaHei" w:hAnsi="Arial" w:cs="Arial"/>
          <w:b/>
          <w:kern w:val="0"/>
          <w:szCs w:val="20"/>
        </w:rPr>
        <w:t xml:space="preserve"> </w:t>
      </w:r>
      <w:r w:rsidR="00892197" w:rsidRPr="00CE6DD4">
        <w:rPr>
          <w:rFonts w:ascii="Arial" w:hAnsi="Arial" w:cs="Arial"/>
          <w:szCs w:val="20"/>
        </w:rPr>
        <w:t xml:space="preserve">Plant roots associate with a wide diversity of bacteria and archaea across the root-soil spectrum. The rhizosphere microbiota, the communities of microbes in the soil adjacent to the root, can contain up to 10 billion bacterial cells per gram of soil </w:t>
      </w:r>
      <w:r w:rsidR="00517DE5" w:rsidRPr="00CE6DD4">
        <w:rPr>
          <w:rFonts w:ascii="Arial" w:hAnsi="Arial" w:cs="Arial"/>
          <w:color w:val="FF0000"/>
          <w:szCs w:val="20"/>
        </w:rPr>
        <w:t>(</w:t>
      </w:r>
      <w:r w:rsidR="00517DE5" w:rsidRPr="00CE6DD4">
        <w:rPr>
          <w:rFonts w:ascii="Arial" w:eastAsia="SimSun" w:hAnsi="Arial" w:cs="Arial"/>
          <w:color w:val="FF0000"/>
          <w:kern w:val="0"/>
          <w:szCs w:val="20"/>
          <w:lang w:eastAsia="zh-CN"/>
        </w:rPr>
        <w:t xml:space="preserve">Raynaud and </w:t>
      </w:r>
      <w:proofErr w:type="spellStart"/>
      <w:r w:rsidR="00517DE5" w:rsidRPr="00CE6DD4">
        <w:rPr>
          <w:rFonts w:ascii="Arial" w:eastAsia="SimSun" w:hAnsi="Arial" w:cs="Arial"/>
          <w:color w:val="FF0000"/>
          <w:kern w:val="0"/>
          <w:szCs w:val="20"/>
          <w:lang w:eastAsia="zh-CN"/>
        </w:rPr>
        <w:t>Nunan</w:t>
      </w:r>
      <w:proofErr w:type="spellEnd"/>
      <w:r w:rsidR="00517DE5" w:rsidRPr="00CE6DD4">
        <w:rPr>
          <w:rFonts w:ascii="Arial" w:eastAsia="SimSun" w:hAnsi="Arial" w:cs="Arial"/>
          <w:color w:val="FF0000"/>
          <w:kern w:val="0"/>
          <w:szCs w:val="20"/>
          <w:lang w:eastAsia="zh-CN"/>
        </w:rPr>
        <w:t>, 2014</w:t>
      </w:r>
      <w:r w:rsidR="00517DE5" w:rsidRPr="00CE6DD4">
        <w:rPr>
          <w:rFonts w:ascii="Arial" w:hAnsi="Arial" w:cs="Arial"/>
          <w:color w:val="FF0000"/>
          <w:szCs w:val="20"/>
        </w:rPr>
        <w:t>)</w:t>
      </w:r>
      <w:r w:rsidR="00892197" w:rsidRPr="00CE6DD4">
        <w:rPr>
          <w:rFonts w:ascii="Arial" w:hAnsi="Arial" w:cs="Arial"/>
          <w:szCs w:val="20"/>
        </w:rPr>
        <w:t xml:space="preserve"> and can play important roles for the fitness of the host plant. Subsets of the rhizospheric microbiota can colonize the root surface (rhizoplane) and the root interior (endosphere), forming an intimate relationship with the host plant. Compositional analysis of these communities is important to develop tools in order to manipulate root-associated microbiota for increased crop productivity. Due to the reduced cost and increasing throughput of next-generation sequencing, major advances in deciphering these communities have recently been achieved, mainly through the use of amplicon sequencing of the 16S rRNA gene. Here we first present a protocol for dissecting the microbiota from various root compartments, developed using rice as a model. We next present a method for amplifying fragments of the 16S rRNA gene using a dual index approach. Finally, we present a simple workflow for analyzing the resulting sequencing data to make ecological inferences.</w:t>
      </w:r>
    </w:p>
    <w:p w14:paraId="331C40C9" w14:textId="33136A9B" w:rsidR="00892197" w:rsidRPr="00CE6DD4" w:rsidRDefault="00892197" w:rsidP="002732E3">
      <w:pPr>
        <w:adjustRightInd w:val="0"/>
        <w:snapToGrid w:val="0"/>
        <w:spacing w:line="360" w:lineRule="auto"/>
        <w:jc w:val="both"/>
        <w:rPr>
          <w:rFonts w:ascii="Arial" w:hAnsi="Arial" w:cs="Arial"/>
          <w:b/>
          <w:szCs w:val="20"/>
        </w:rPr>
      </w:pPr>
      <w:r w:rsidRPr="00CE6DD4">
        <w:rPr>
          <w:rFonts w:ascii="Arial" w:hAnsi="Arial" w:cs="Arial"/>
          <w:b/>
          <w:szCs w:val="20"/>
        </w:rPr>
        <w:t>Keywords</w:t>
      </w:r>
      <w:r w:rsidR="00A00B91" w:rsidRPr="00CE6DD4">
        <w:rPr>
          <w:rFonts w:ascii="Arial" w:hAnsi="Arial" w:cs="Arial"/>
          <w:b/>
          <w:szCs w:val="20"/>
        </w:rPr>
        <w:t xml:space="preserve">: </w:t>
      </w:r>
      <w:r w:rsidRPr="00CE6DD4">
        <w:rPr>
          <w:rFonts w:ascii="Arial" w:hAnsi="Arial" w:cs="Arial"/>
          <w:szCs w:val="20"/>
        </w:rPr>
        <w:t xml:space="preserve">Root microbiome, </w:t>
      </w:r>
      <w:r w:rsidR="00A00B91" w:rsidRPr="00CE6DD4">
        <w:rPr>
          <w:rFonts w:ascii="Arial" w:hAnsi="Arial" w:cs="Arial"/>
          <w:szCs w:val="20"/>
        </w:rPr>
        <w:t>A</w:t>
      </w:r>
      <w:r w:rsidRPr="00CE6DD4">
        <w:rPr>
          <w:rFonts w:ascii="Arial" w:hAnsi="Arial" w:cs="Arial"/>
          <w:szCs w:val="20"/>
        </w:rPr>
        <w:t xml:space="preserve">mplicon sequencing, </w:t>
      </w:r>
      <w:r w:rsidR="00A00B91" w:rsidRPr="00CE6DD4">
        <w:rPr>
          <w:rFonts w:ascii="Arial" w:hAnsi="Arial" w:cs="Arial"/>
          <w:szCs w:val="20"/>
        </w:rPr>
        <w:t>R</w:t>
      </w:r>
      <w:r w:rsidRPr="00CE6DD4">
        <w:rPr>
          <w:rFonts w:ascii="Arial" w:hAnsi="Arial" w:cs="Arial"/>
          <w:szCs w:val="20"/>
        </w:rPr>
        <w:t>hizosphere</w:t>
      </w:r>
    </w:p>
    <w:p w14:paraId="5DEE3962" w14:textId="15D9A811" w:rsidR="00892197" w:rsidRPr="00CE6DD4" w:rsidRDefault="00892197" w:rsidP="002732E3">
      <w:pPr>
        <w:adjustRightInd w:val="0"/>
        <w:snapToGrid w:val="0"/>
        <w:spacing w:line="360" w:lineRule="auto"/>
        <w:jc w:val="both"/>
        <w:rPr>
          <w:rFonts w:ascii="Arial" w:hAnsi="Arial" w:cs="Arial"/>
          <w:szCs w:val="20"/>
        </w:rPr>
      </w:pPr>
    </w:p>
    <w:p w14:paraId="31EA82D8" w14:textId="6A6E7D63" w:rsidR="00892197" w:rsidRPr="00CE6DD4" w:rsidRDefault="00A00B91" w:rsidP="00A00B91">
      <w:pPr>
        <w:adjustRightInd w:val="0"/>
        <w:snapToGrid w:val="0"/>
        <w:spacing w:line="360" w:lineRule="auto"/>
        <w:jc w:val="both"/>
        <w:rPr>
          <w:rFonts w:ascii="Arial" w:eastAsia="Microsoft YaHei" w:hAnsi="Arial" w:cs="Arial"/>
          <w:b/>
          <w:kern w:val="0"/>
          <w:szCs w:val="20"/>
        </w:rPr>
      </w:pPr>
      <w:bookmarkStart w:id="10" w:name="OLE_LINK174"/>
      <w:bookmarkStart w:id="11" w:name="OLE_LINK83"/>
      <w:bookmarkStart w:id="12" w:name="OLE_LINK86"/>
      <w:r w:rsidRPr="00CE6DD4">
        <w:rPr>
          <w:rFonts w:ascii="Arial" w:eastAsia="Microsoft YaHei" w:hAnsi="Arial" w:cs="Arial"/>
          <w:b/>
          <w:kern w:val="0"/>
          <w:szCs w:val="20"/>
        </w:rPr>
        <w:t>[</w:t>
      </w:r>
      <w:bookmarkStart w:id="13" w:name="OLE_LINK51"/>
      <w:bookmarkStart w:id="14" w:name="OLE_LINK52"/>
      <w:r w:rsidRPr="00CE6DD4">
        <w:rPr>
          <w:rFonts w:ascii="Arial" w:eastAsia="Microsoft YaHei" w:hAnsi="Arial" w:cs="Arial"/>
          <w:b/>
          <w:kern w:val="0"/>
          <w:szCs w:val="20"/>
        </w:rPr>
        <w:t>Background</w:t>
      </w:r>
      <w:bookmarkEnd w:id="13"/>
      <w:bookmarkEnd w:id="14"/>
      <w:r w:rsidRPr="00CE6DD4">
        <w:rPr>
          <w:rFonts w:ascii="Arial" w:eastAsia="Microsoft YaHei" w:hAnsi="Arial" w:cs="Arial"/>
          <w:b/>
          <w:kern w:val="0"/>
          <w:szCs w:val="20"/>
        </w:rPr>
        <w:t>]</w:t>
      </w:r>
      <w:bookmarkEnd w:id="10"/>
      <w:bookmarkEnd w:id="11"/>
      <w:bookmarkEnd w:id="12"/>
      <w:r w:rsidRPr="00CE6DD4">
        <w:rPr>
          <w:rFonts w:ascii="Arial" w:hAnsi="Arial" w:cs="Arial" w:hint="eastAsia"/>
          <w:b/>
          <w:kern w:val="0"/>
          <w:szCs w:val="20"/>
          <w:lang w:eastAsia="zh-CN"/>
        </w:rPr>
        <w:t xml:space="preserve"> </w:t>
      </w:r>
      <w:r w:rsidR="00892197" w:rsidRPr="00CE6DD4">
        <w:rPr>
          <w:rFonts w:ascii="Arial" w:hAnsi="Arial" w:cs="Arial"/>
          <w:szCs w:val="20"/>
        </w:rPr>
        <w:t xml:space="preserve">Various plant root niches host different microbial communities (microbiota) originating from the soil </w:t>
      </w:r>
      <w:r w:rsidR="00517DE5" w:rsidRPr="00CE6DD4">
        <w:rPr>
          <w:rFonts w:ascii="Arial" w:hAnsi="Arial" w:cs="Arial"/>
          <w:color w:val="FF0000"/>
          <w:szCs w:val="20"/>
        </w:rPr>
        <w:t>(</w:t>
      </w:r>
      <w:proofErr w:type="spellStart"/>
      <w:r w:rsidR="00517DE5" w:rsidRPr="00CE6DD4">
        <w:rPr>
          <w:rFonts w:ascii="Arial" w:eastAsia="SimSun" w:hAnsi="Arial" w:cs="Arial"/>
          <w:color w:val="FF0000"/>
          <w:kern w:val="0"/>
          <w:szCs w:val="20"/>
          <w:lang w:eastAsia="zh-CN"/>
        </w:rPr>
        <w:t>Bulgarelli</w:t>
      </w:r>
      <w:proofErr w:type="spellEnd"/>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xml:space="preserve">, 2012; Lundberg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xml:space="preserve">, 2012; Edwards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xml:space="preserve">, 2015; </w:t>
      </w:r>
      <w:proofErr w:type="spellStart"/>
      <w:r w:rsidR="00517DE5" w:rsidRPr="00CE6DD4">
        <w:rPr>
          <w:rFonts w:ascii="Arial" w:eastAsia="SimSun" w:hAnsi="Arial" w:cs="Arial"/>
          <w:color w:val="FF0000"/>
          <w:kern w:val="0"/>
          <w:szCs w:val="20"/>
          <w:lang w:eastAsia="zh-CN"/>
        </w:rPr>
        <w:t>Zarraonaindia</w:t>
      </w:r>
      <w:proofErr w:type="spellEnd"/>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et</w:t>
      </w:r>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al.</w:t>
      </w:r>
      <w:r w:rsidR="00517DE5" w:rsidRPr="00CE6DD4">
        <w:rPr>
          <w:rFonts w:ascii="Arial" w:eastAsia="SimSun" w:hAnsi="Arial" w:cs="Arial"/>
          <w:color w:val="FF0000"/>
          <w:kern w:val="0"/>
          <w:szCs w:val="20"/>
          <w:lang w:eastAsia="zh-CN"/>
        </w:rPr>
        <w:t xml:space="preserve">, 2015; Wagner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2016</w:t>
      </w:r>
      <w:r w:rsidR="00517DE5" w:rsidRPr="00CE6DD4">
        <w:rPr>
          <w:rFonts w:ascii="Arial" w:hAnsi="Arial" w:cs="Arial"/>
          <w:color w:val="FF0000"/>
          <w:szCs w:val="20"/>
        </w:rPr>
        <w:t>)</w:t>
      </w:r>
      <w:r w:rsidR="00892197" w:rsidRPr="00CE6DD4">
        <w:rPr>
          <w:rFonts w:ascii="Arial" w:hAnsi="Arial" w:cs="Arial"/>
          <w:szCs w:val="20"/>
        </w:rPr>
        <w:t>. Distinct microbiota acquired by each root niche likely have varying metabolic potential and may therefore impact the health of t</w:t>
      </w:r>
      <w:r w:rsidR="00517DE5" w:rsidRPr="00CE6DD4">
        <w:rPr>
          <w:rFonts w:ascii="Arial" w:hAnsi="Arial" w:cs="Arial"/>
          <w:szCs w:val="20"/>
        </w:rPr>
        <w:t xml:space="preserve">he host plant in different ways </w:t>
      </w:r>
      <w:r w:rsidR="00517DE5" w:rsidRPr="00CE6DD4">
        <w:rPr>
          <w:rFonts w:ascii="Arial" w:hAnsi="Arial" w:cs="Arial"/>
          <w:color w:val="FF0000"/>
          <w:szCs w:val="20"/>
        </w:rPr>
        <w:t>(</w:t>
      </w:r>
      <w:proofErr w:type="spellStart"/>
      <w:r w:rsidR="00517DE5" w:rsidRPr="00CE6DD4">
        <w:rPr>
          <w:rFonts w:ascii="Arial" w:eastAsia="SimSun" w:hAnsi="Arial" w:cs="Arial"/>
          <w:color w:val="FF0000"/>
          <w:kern w:val="0"/>
          <w:szCs w:val="20"/>
          <w:lang w:eastAsia="zh-CN"/>
        </w:rPr>
        <w:t>Finkel</w:t>
      </w:r>
      <w:proofErr w:type="spellEnd"/>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2017</w:t>
      </w:r>
      <w:r w:rsidR="00517DE5" w:rsidRPr="00CE6DD4">
        <w:rPr>
          <w:rFonts w:ascii="Arial" w:hAnsi="Arial" w:cs="Arial"/>
          <w:color w:val="FF0000"/>
          <w:szCs w:val="20"/>
        </w:rPr>
        <w:t>)</w:t>
      </w:r>
      <w:r w:rsidR="00892197" w:rsidRPr="00CE6DD4">
        <w:rPr>
          <w:rFonts w:ascii="Arial" w:hAnsi="Arial" w:cs="Arial"/>
          <w:szCs w:val="20"/>
        </w:rPr>
        <w:t>. Bacterial and archaeal community composition in root-associated microbiota can be inferred through the use of 16S rRNA gene sequencing</w:t>
      </w:r>
      <w:r w:rsidR="00517DE5" w:rsidRPr="00CE6DD4">
        <w:rPr>
          <w:rFonts w:ascii="Arial" w:hAnsi="Arial" w:cs="Arial"/>
          <w:szCs w:val="20"/>
        </w:rPr>
        <w:t xml:space="preserve"> </w:t>
      </w:r>
      <w:r w:rsidR="00517DE5" w:rsidRPr="00CE6DD4">
        <w:rPr>
          <w:rFonts w:ascii="Arial" w:hAnsi="Arial" w:cs="Arial"/>
          <w:color w:val="FF0000"/>
          <w:szCs w:val="20"/>
        </w:rPr>
        <w:t>(</w:t>
      </w:r>
      <w:proofErr w:type="spellStart"/>
      <w:r w:rsidR="00517DE5" w:rsidRPr="00CE6DD4">
        <w:rPr>
          <w:rFonts w:ascii="Arial" w:eastAsia="SimSun" w:hAnsi="Arial" w:cs="Arial"/>
          <w:color w:val="FF0000"/>
          <w:kern w:val="0"/>
          <w:szCs w:val="20"/>
          <w:lang w:eastAsia="zh-CN"/>
        </w:rPr>
        <w:t>Caporaso</w:t>
      </w:r>
      <w:proofErr w:type="spellEnd"/>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2012</w:t>
      </w:r>
      <w:r w:rsidR="00517DE5" w:rsidRPr="00CE6DD4">
        <w:rPr>
          <w:rFonts w:ascii="Arial" w:hAnsi="Arial" w:cs="Arial"/>
          <w:color w:val="FF0000"/>
          <w:szCs w:val="20"/>
        </w:rPr>
        <w:t>)</w:t>
      </w:r>
      <w:r w:rsidR="00892197" w:rsidRPr="00CE6DD4">
        <w:rPr>
          <w:rFonts w:ascii="Arial" w:hAnsi="Arial" w:cs="Arial"/>
          <w:szCs w:val="20"/>
        </w:rPr>
        <w:t xml:space="preserve">. The relatively low cost of sequencing now allows for comparative studies across plant species using datasets gathered by different research groups; however, small aberrations in specimen collection, sequencing, and analysis protocols may lead to large differences in the inferred microbial communities </w:t>
      </w:r>
      <w:r w:rsidR="00517DE5" w:rsidRPr="00CE6DD4">
        <w:rPr>
          <w:rFonts w:ascii="Arial" w:hAnsi="Arial" w:cs="Arial"/>
          <w:color w:val="FF0000"/>
          <w:szCs w:val="20"/>
        </w:rPr>
        <w:t>(</w:t>
      </w:r>
      <w:proofErr w:type="spellStart"/>
      <w:r w:rsidR="00517DE5" w:rsidRPr="00CE6DD4">
        <w:rPr>
          <w:rFonts w:ascii="Arial" w:eastAsia="SimSun" w:hAnsi="Arial" w:cs="Arial"/>
          <w:color w:val="FF0000"/>
          <w:kern w:val="0"/>
          <w:szCs w:val="20"/>
          <w:lang w:eastAsia="zh-CN"/>
        </w:rPr>
        <w:t>Duvallet</w:t>
      </w:r>
      <w:proofErr w:type="spellEnd"/>
      <w:r w:rsidR="00517DE5" w:rsidRPr="00CE6DD4">
        <w:rPr>
          <w:rFonts w:ascii="Arial" w:eastAsia="SimSun" w:hAnsi="Arial" w:cs="Arial"/>
          <w:color w:val="FF0000"/>
          <w:kern w:val="0"/>
          <w:szCs w:val="20"/>
          <w:lang w:eastAsia="zh-CN"/>
        </w:rPr>
        <w:t xml:space="preserve"> </w:t>
      </w:r>
      <w:r w:rsidR="00517DE5" w:rsidRPr="00CE6DD4">
        <w:rPr>
          <w:rFonts w:ascii="Arial" w:eastAsia="SimSun" w:hAnsi="Arial" w:cs="Arial"/>
          <w:i/>
          <w:color w:val="FF0000"/>
          <w:kern w:val="0"/>
          <w:szCs w:val="20"/>
          <w:lang w:eastAsia="zh-CN"/>
        </w:rPr>
        <w:t>et al.</w:t>
      </w:r>
      <w:r w:rsidR="00517DE5" w:rsidRPr="00CE6DD4">
        <w:rPr>
          <w:rFonts w:ascii="Arial" w:eastAsia="SimSun" w:hAnsi="Arial" w:cs="Arial"/>
          <w:color w:val="FF0000"/>
          <w:kern w:val="0"/>
          <w:szCs w:val="20"/>
          <w:lang w:eastAsia="zh-CN"/>
        </w:rPr>
        <w:t>, 2017</w:t>
      </w:r>
      <w:r w:rsidR="00517DE5" w:rsidRPr="00CE6DD4">
        <w:rPr>
          <w:rFonts w:ascii="Arial" w:hAnsi="Arial" w:cs="Arial"/>
          <w:color w:val="FF0000"/>
          <w:szCs w:val="20"/>
        </w:rPr>
        <w:t>)</w:t>
      </w:r>
      <w:r w:rsidR="00892197" w:rsidRPr="00CE6DD4">
        <w:rPr>
          <w:rFonts w:ascii="Arial" w:hAnsi="Arial" w:cs="Arial"/>
          <w:szCs w:val="20"/>
        </w:rPr>
        <w:t xml:space="preserve">. We present this protocol detailing how to collect and analyze root microbiota from rice in an attempt to promote reproducibility across the plant microbiome field. </w:t>
      </w:r>
    </w:p>
    <w:p w14:paraId="0CAA6952" w14:textId="77777777" w:rsidR="00892197" w:rsidRPr="00CE6DD4" w:rsidRDefault="00892197" w:rsidP="002732E3">
      <w:pPr>
        <w:adjustRightInd w:val="0"/>
        <w:snapToGrid w:val="0"/>
        <w:spacing w:line="360" w:lineRule="auto"/>
        <w:jc w:val="both"/>
        <w:rPr>
          <w:rFonts w:ascii="Arial" w:eastAsia="Malgun Gothic" w:hAnsi="Arial" w:cs="Arial"/>
          <w:szCs w:val="20"/>
        </w:rPr>
      </w:pPr>
    </w:p>
    <w:p w14:paraId="269E9F42" w14:textId="77777777" w:rsidR="00A56A81" w:rsidRPr="00CE6DD4" w:rsidRDefault="00A56A81" w:rsidP="002732E3">
      <w:pPr>
        <w:adjustRightInd w:val="0"/>
        <w:snapToGrid w:val="0"/>
        <w:spacing w:line="360" w:lineRule="auto"/>
        <w:jc w:val="both"/>
        <w:rPr>
          <w:rFonts w:ascii="Arial" w:eastAsia="Malgun Gothic" w:hAnsi="Arial" w:cs="Arial"/>
          <w:szCs w:val="20"/>
        </w:rPr>
      </w:pPr>
    </w:p>
    <w:p w14:paraId="009721E5"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Materials and Reagents</w:t>
      </w:r>
    </w:p>
    <w:p w14:paraId="47D886FE" w14:textId="77777777" w:rsidR="00A00B91" w:rsidRPr="00CE6DD4" w:rsidRDefault="00A00B91" w:rsidP="002732E3">
      <w:pPr>
        <w:adjustRightInd w:val="0"/>
        <w:snapToGrid w:val="0"/>
        <w:spacing w:line="360" w:lineRule="auto"/>
        <w:jc w:val="both"/>
        <w:rPr>
          <w:rFonts w:ascii="Arial" w:hAnsi="Arial" w:cs="Arial"/>
          <w:b/>
          <w:szCs w:val="20"/>
          <w:u w:val="single"/>
        </w:rPr>
      </w:pPr>
    </w:p>
    <w:p w14:paraId="58841741" w14:textId="77777777"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Blade</w:t>
      </w:r>
    </w:p>
    <w:p w14:paraId="40FBFD06" w14:textId="0BDB654E"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Falcon 50 m</w:t>
      </w:r>
      <w:r w:rsidR="00A00B91" w:rsidRPr="00CE6DD4">
        <w:rPr>
          <w:rFonts w:ascii="Arial" w:hAnsi="Arial" w:cs="Arial"/>
          <w:sz w:val="20"/>
          <w:szCs w:val="20"/>
        </w:rPr>
        <w:t>l</w:t>
      </w:r>
      <w:r w:rsidRPr="00CE6DD4">
        <w:rPr>
          <w:rFonts w:ascii="Arial" w:hAnsi="Arial" w:cs="Arial"/>
          <w:sz w:val="20"/>
          <w:szCs w:val="20"/>
        </w:rPr>
        <w:t xml:space="preserve"> co</w:t>
      </w:r>
      <w:r w:rsidR="00A00B91" w:rsidRPr="00CE6DD4">
        <w:rPr>
          <w:rFonts w:ascii="Arial" w:hAnsi="Arial" w:cs="Arial"/>
          <w:sz w:val="20"/>
          <w:szCs w:val="20"/>
        </w:rPr>
        <w:t>nical centrifuge tubes (Corning</w:t>
      </w:r>
      <w:r w:rsidRPr="00CE6DD4">
        <w:rPr>
          <w:rFonts w:ascii="Arial" w:hAnsi="Arial" w:cs="Arial"/>
          <w:sz w:val="20"/>
          <w:szCs w:val="20"/>
        </w:rPr>
        <w:t>, catalog number: 352070)</w:t>
      </w:r>
    </w:p>
    <w:p w14:paraId="1E2696D1" w14:textId="3455F3A1"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w:t>
      </w:r>
      <w:r w:rsidR="00A00B91" w:rsidRPr="00CE6DD4">
        <w:rPr>
          <w:rFonts w:ascii="Arial" w:hAnsi="Arial" w:cs="Arial"/>
          <w:sz w:val="20"/>
          <w:szCs w:val="20"/>
        </w:rPr>
        <w:t>l</w:t>
      </w:r>
      <w:r w:rsidRPr="00CE6DD4">
        <w:rPr>
          <w:rFonts w:ascii="Arial" w:hAnsi="Arial" w:cs="Arial"/>
          <w:sz w:val="20"/>
          <w:szCs w:val="20"/>
        </w:rPr>
        <w:t xml:space="preserve"> microfuge tubes</w:t>
      </w:r>
      <w:ins w:id="15" w:author="Bao Thi Kim Nguyen" w:date="2018-03-22T13:41:00Z">
        <w:r w:rsidR="00C8094B">
          <w:rPr>
            <w:rFonts w:ascii="Arial" w:hAnsi="Arial" w:cs="Arial"/>
            <w:sz w:val="20"/>
            <w:szCs w:val="20"/>
          </w:rPr>
          <w:t xml:space="preserve"> (</w:t>
        </w:r>
      </w:ins>
      <w:ins w:id="16" w:author="Bao Thi Kim Nguyen" w:date="2018-03-22T13:48:00Z">
        <w:r w:rsidR="006554DD">
          <w:rPr>
            <w:rFonts w:ascii="Arial" w:hAnsi="Arial" w:cs="Arial"/>
            <w:sz w:val="20"/>
            <w:szCs w:val="20"/>
          </w:rPr>
          <w:t>E&amp;K Scientific, catalog number: 280150)</w:t>
        </w:r>
      </w:ins>
    </w:p>
    <w:p w14:paraId="49748161" w14:textId="75526D54" w:rsidR="00892197"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ml non-stick</w:t>
      </w:r>
      <w:r w:rsidR="00892197" w:rsidRPr="00CE6DD4">
        <w:rPr>
          <w:rFonts w:ascii="Arial" w:hAnsi="Arial" w:cs="Arial"/>
          <w:sz w:val="20"/>
          <w:szCs w:val="20"/>
        </w:rPr>
        <w:t xml:space="preserve"> microfuge tubes</w:t>
      </w:r>
      <w:ins w:id="17" w:author="Bao Thi Kim Nguyen" w:date="2018-03-22T13:48:00Z">
        <w:r w:rsidR="006554DD">
          <w:rPr>
            <w:rFonts w:ascii="Arial" w:hAnsi="Arial" w:cs="Arial"/>
            <w:sz w:val="20"/>
            <w:szCs w:val="20"/>
          </w:rPr>
          <w:t xml:space="preserve"> (</w:t>
        </w:r>
      </w:ins>
      <w:proofErr w:type="spellStart"/>
      <w:ins w:id="18" w:author="Bao Thi Kim Nguyen" w:date="2018-03-22T13:50:00Z">
        <w:r w:rsidR="00EB6BDB">
          <w:rPr>
            <w:rFonts w:ascii="Arial" w:hAnsi="Arial" w:cs="Arial"/>
            <w:sz w:val="20"/>
            <w:szCs w:val="20"/>
          </w:rPr>
          <w:t>Ambion</w:t>
        </w:r>
        <w:proofErr w:type="spellEnd"/>
        <w:r w:rsidR="00EB6BDB">
          <w:rPr>
            <w:rFonts w:ascii="Arial" w:hAnsi="Arial" w:cs="Arial"/>
            <w:sz w:val="20"/>
            <w:szCs w:val="20"/>
          </w:rPr>
          <w:t>, catalog number: AM12450)</w:t>
        </w:r>
      </w:ins>
    </w:p>
    <w:p w14:paraId="15943B96" w14:textId="3EBE68ED"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0.2 m</w:t>
      </w:r>
      <w:r w:rsidR="00A00B91" w:rsidRPr="00CE6DD4">
        <w:rPr>
          <w:rFonts w:ascii="Arial" w:hAnsi="Arial" w:cs="Arial"/>
          <w:sz w:val="20"/>
          <w:szCs w:val="20"/>
        </w:rPr>
        <w:t>l</w:t>
      </w:r>
      <w:r w:rsidRPr="00CE6DD4">
        <w:rPr>
          <w:rFonts w:ascii="Arial" w:hAnsi="Arial" w:cs="Arial"/>
          <w:sz w:val="20"/>
          <w:szCs w:val="20"/>
        </w:rPr>
        <w:t xml:space="preserve"> PCR tubes</w:t>
      </w:r>
      <w:ins w:id="19" w:author="Bao Thi Kim Nguyen" w:date="2018-03-22T13:59:00Z">
        <w:r w:rsidR="00282D7B">
          <w:rPr>
            <w:rFonts w:ascii="Arial" w:hAnsi="Arial" w:cs="Arial"/>
            <w:sz w:val="20"/>
            <w:szCs w:val="20"/>
          </w:rPr>
          <w:t xml:space="preserve"> (</w:t>
        </w:r>
        <w:proofErr w:type="spellStart"/>
        <w:r w:rsidR="00282D7B">
          <w:rPr>
            <w:rFonts w:ascii="Arial" w:hAnsi="Arial" w:cs="Arial"/>
            <w:sz w:val="20"/>
            <w:szCs w:val="20"/>
          </w:rPr>
          <w:t>GeneMate</w:t>
        </w:r>
        <w:proofErr w:type="spellEnd"/>
        <w:r w:rsidR="00282D7B">
          <w:rPr>
            <w:rFonts w:ascii="Arial" w:hAnsi="Arial" w:cs="Arial"/>
            <w:sz w:val="20"/>
            <w:szCs w:val="20"/>
          </w:rPr>
          <w:t>, catalog number: 3235-00-210IS)</w:t>
        </w:r>
      </w:ins>
    </w:p>
    <w:p w14:paraId="72BE98B2" w14:textId="7F1C771E"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Filtered pipette tips (10, 200, 1</w:t>
      </w:r>
      <w:r w:rsidR="00A00B91" w:rsidRPr="00CE6DD4">
        <w:rPr>
          <w:rFonts w:ascii="Arial" w:hAnsi="Arial" w:cs="Arial" w:hint="eastAsia"/>
          <w:sz w:val="20"/>
          <w:szCs w:val="20"/>
          <w:lang w:eastAsia="zh-CN"/>
        </w:rPr>
        <w:t>,</w:t>
      </w:r>
      <w:r w:rsidRPr="00CE6DD4">
        <w:rPr>
          <w:rFonts w:ascii="Arial" w:hAnsi="Arial" w:cs="Arial"/>
          <w:sz w:val="20"/>
          <w:szCs w:val="20"/>
        </w:rPr>
        <w:t>000 µ</w:t>
      </w:r>
      <w:r w:rsidR="00A00B91" w:rsidRPr="00CE6DD4">
        <w:rPr>
          <w:rFonts w:ascii="Arial" w:hAnsi="Arial" w:cs="Arial"/>
          <w:sz w:val="20"/>
          <w:szCs w:val="20"/>
        </w:rPr>
        <w:t>l</w:t>
      </w:r>
      <w:r w:rsidRPr="00CE6DD4">
        <w:rPr>
          <w:rFonts w:ascii="Arial" w:hAnsi="Arial" w:cs="Arial"/>
          <w:sz w:val="20"/>
          <w:szCs w:val="20"/>
        </w:rPr>
        <w:t>)</w:t>
      </w:r>
      <w:ins w:id="20" w:author="Bao Thi Kim Nguyen" w:date="2018-03-22T14:04:00Z">
        <w:r w:rsidR="00413E6C">
          <w:rPr>
            <w:rFonts w:ascii="Arial" w:hAnsi="Arial" w:cs="Arial"/>
            <w:sz w:val="20"/>
            <w:szCs w:val="20"/>
          </w:rPr>
          <w:t xml:space="preserve"> (VWR, catalog number: 89168-750</w:t>
        </w:r>
      </w:ins>
      <w:ins w:id="21" w:author="Bao Thi Kim Nguyen" w:date="2018-03-22T14:05:00Z">
        <w:r w:rsidR="00413E6C">
          <w:rPr>
            <w:rFonts w:ascii="Arial" w:hAnsi="Arial" w:cs="Arial"/>
            <w:sz w:val="20"/>
            <w:szCs w:val="20"/>
          </w:rPr>
          <w:t xml:space="preserve">, </w:t>
        </w:r>
      </w:ins>
      <w:ins w:id="22" w:author="Bao Thi Kim Nguyen" w:date="2018-03-22T14:07:00Z">
        <w:r w:rsidR="00F73903">
          <w:rPr>
            <w:rFonts w:ascii="Arial" w:hAnsi="Arial" w:cs="Arial"/>
            <w:sz w:val="20"/>
            <w:szCs w:val="20"/>
          </w:rPr>
          <w:t>89140-936</w:t>
        </w:r>
      </w:ins>
      <w:ins w:id="23" w:author="Bao Thi Kim Nguyen" w:date="2018-03-22T14:05:00Z">
        <w:r w:rsidR="00413E6C">
          <w:rPr>
            <w:rFonts w:ascii="Arial" w:hAnsi="Arial" w:cs="Arial"/>
            <w:sz w:val="20"/>
            <w:szCs w:val="20"/>
          </w:rPr>
          <w:t>,89168-754</w:t>
        </w:r>
      </w:ins>
      <w:ins w:id="24" w:author="Bao Thi Kim Nguyen" w:date="2018-03-22T14:04:00Z">
        <w:r w:rsidR="00413E6C">
          <w:rPr>
            <w:rFonts w:ascii="Arial" w:hAnsi="Arial" w:cs="Arial"/>
            <w:sz w:val="20"/>
            <w:szCs w:val="20"/>
          </w:rPr>
          <w:t>)</w:t>
        </w:r>
      </w:ins>
      <w:r w:rsidRPr="00CE6DD4">
        <w:rPr>
          <w:rFonts w:ascii="Arial" w:hAnsi="Arial" w:cs="Arial"/>
          <w:sz w:val="20"/>
          <w:szCs w:val="20"/>
        </w:rPr>
        <w:t xml:space="preserve"> </w:t>
      </w:r>
    </w:p>
    <w:p w14:paraId="011C680C" w14:textId="285B3AA1"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Gloves</w:t>
      </w:r>
      <w:ins w:id="25" w:author="Bao Thi Kim Nguyen" w:date="2018-03-22T14:07:00Z">
        <w:r w:rsidR="00F73903">
          <w:rPr>
            <w:rFonts w:ascii="Arial" w:hAnsi="Arial" w:cs="Arial"/>
            <w:sz w:val="20"/>
            <w:szCs w:val="20"/>
          </w:rPr>
          <w:t xml:space="preserve"> (</w:t>
        </w:r>
      </w:ins>
      <w:ins w:id="26" w:author="Bao Thi Kim Nguyen" w:date="2018-03-22T14:09:00Z">
        <w:r w:rsidR="003206A2">
          <w:rPr>
            <w:rFonts w:ascii="Arial" w:hAnsi="Arial" w:cs="Arial"/>
            <w:sz w:val="20"/>
            <w:szCs w:val="20"/>
          </w:rPr>
          <w:t>MEDLINE, catalog number: large MDS192086, medium MDS192085, small MDS192084)</w:t>
        </w:r>
      </w:ins>
    </w:p>
    <w:p w14:paraId="2A514B39" w14:textId="77777777"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eastAsia="Roboto" w:hAnsi="Arial" w:cs="Arial"/>
          <w:color w:val="333333"/>
          <w:sz w:val="20"/>
          <w:szCs w:val="20"/>
        </w:rPr>
      </w:pPr>
      <w:r w:rsidRPr="00CE6DD4">
        <w:rPr>
          <w:rFonts w:ascii="Arial" w:hAnsi="Arial" w:cs="Arial"/>
          <w:sz w:val="20"/>
          <w:szCs w:val="20"/>
        </w:rPr>
        <w:t>Qubit assay tubes (</w:t>
      </w:r>
      <w:proofErr w:type="spellStart"/>
      <w:r w:rsidRPr="00CE6DD4">
        <w:rPr>
          <w:rFonts w:ascii="Arial" w:hAnsi="Arial" w:cs="Arial"/>
          <w:sz w:val="20"/>
          <w:szCs w:val="20"/>
        </w:rPr>
        <w:t>Thermo</w:t>
      </w:r>
      <w:proofErr w:type="spellEnd"/>
      <w:r w:rsidRPr="00CE6DD4">
        <w:rPr>
          <w:rFonts w:ascii="Arial" w:hAnsi="Arial" w:cs="Arial"/>
          <w:sz w:val="20"/>
          <w:szCs w:val="20"/>
        </w:rPr>
        <w:t xml:space="preserve"> Fisher Scientific, catalog number: Q32856) </w:t>
      </w:r>
    </w:p>
    <w:p w14:paraId="1486217D" w14:textId="3C87B389"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Nuclease-free water</w:t>
      </w:r>
      <w:ins w:id="27" w:author="Bao Thi Kim Nguyen" w:date="2018-03-22T14:11:00Z">
        <w:r w:rsidR="003206A2">
          <w:rPr>
            <w:rFonts w:ascii="Arial" w:hAnsi="Arial" w:cs="Arial"/>
            <w:sz w:val="20"/>
            <w:szCs w:val="20"/>
          </w:rPr>
          <w:t xml:space="preserve"> (</w:t>
        </w:r>
        <w:proofErr w:type="spellStart"/>
        <w:r w:rsidR="003206A2">
          <w:rPr>
            <w:rFonts w:ascii="Arial" w:hAnsi="Arial" w:cs="Arial"/>
            <w:sz w:val="20"/>
            <w:szCs w:val="20"/>
          </w:rPr>
          <w:t>Ambion</w:t>
        </w:r>
        <w:proofErr w:type="spellEnd"/>
        <w:r w:rsidR="003206A2">
          <w:rPr>
            <w:rFonts w:ascii="Arial" w:hAnsi="Arial" w:cs="Arial"/>
            <w:sz w:val="20"/>
            <w:szCs w:val="20"/>
          </w:rPr>
          <w:t xml:space="preserve">, </w:t>
        </w:r>
      </w:ins>
      <w:ins w:id="28" w:author="Bao Thi Kim Nguyen" w:date="2018-03-22T14:12:00Z">
        <w:r w:rsidR="003206A2">
          <w:rPr>
            <w:rFonts w:ascii="Arial" w:hAnsi="Arial" w:cs="Arial"/>
            <w:sz w:val="20"/>
            <w:szCs w:val="20"/>
          </w:rPr>
          <w:t xml:space="preserve">catalog number: </w:t>
        </w:r>
      </w:ins>
      <w:ins w:id="29" w:author="Bao Thi Kim Nguyen" w:date="2018-03-22T14:11:00Z">
        <w:r w:rsidR="003206A2">
          <w:rPr>
            <w:rFonts w:ascii="Arial" w:hAnsi="Arial" w:cs="Arial"/>
            <w:sz w:val="20"/>
            <w:szCs w:val="20"/>
          </w:rPr>
          <w:t>AM9939)</w:t>
        </w:r>
      </w:ins>
      <w:r w:rsidRPr="00CE6DD4">
        <w:rPr>
          <w:rFonts w:ascii="Arial" w:hAnsi="Arial" w:cs="Arial"/>
          <w:sz w:val="20"/>
          <w:szCs w:val="20"/>
        </w:rPr>
        <w:t xml:space="preserve"> </w:t>
      </w:r>
    </w:p>
    <w:p w14:paraId="14F4CF24" w14:textId="11E67D76"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color w:val="404040"/>
          <w:sz w:val="20"/>
          <w:szCs w:val="20"/>
        </w:rPr>
      </w:pPr>
      <w:proofErr w:type="spellStart"/>
      <w:r w:rsidRPr="00CE6DD4">
        <w:rPr>
          <w:rFonts w:ascii="Arial" w:hAnsi="Arial" w:cs="Arial"/>
          <w:sz w:val="20"/>
          <w:szCs w:val="20"/>
        </w:rPr>
        <w:t>DNeasy</w:t>
      </w:r>
      <w:proofErr w:type="spellEnd"/>
      <w:r w:rsidRPr="00CE6DD4">
        <w:rPr>
          <w:rFonts w:ascii="Arial" w:hAnsi="Arial" w:cs="Arial"/>
          <w:sz w:val="20"/>
          <w:szCs w:val="20"/>
        </w:rPr>
        <w:t xml:space="preserve"> </w:t>
      </w:r>
      <w:proofErr w:type="spellStart"/>
      <w:r w:rsidRPr="00CE6DD4">
        <w:rPr>
          <w:rFonts w:ascii="Arial" w:hAnsi="Arial" w:cs="Arial"/>
          <w:sz w:val="20"/>
          <w:szCs w:val="20"/>
        </w:rPr>
        <w:t>PowerSoil</w:t>
      </w:r>
      <w:proofErr w:type="spellEnd"/>
      <w:r w:rsidRPr="00CE6DD4">
        <w:rPr>
          <w:rFonts w:ascii="Arial" w:hAnsi="Arial" w:cs="Arial"/>
          <w:sz w:val="20"/>
          <w:szCs w:val="20"/>
        </w:rPr>
        <w:t xml:space="preserve"> kit (Q</w:t>
      </w:r>
      <w:r w:rsidR="00A00B91" w:rsidRPr="00CE6DD4">
        <w:rPr>
          <w:rFonts w:ascii="Arial" w:hAnsi="Arial" w:cs="Arial"/>
          <w:sz w:val="20"/>
          <w:szCs w:val="20"/>
        </w:rPr>
        <w:t>IAGEN</w:t>
      </w:r>
      <w:r w:rsidRPr="00CE6DD4">
        <w:rPr>
          <w:rFonts w:ascii="Arial" w:hAnsi="Arial" w:cs="Arial"/>
          <w:sz w:val="20"/>
          <w:szCs w:val="20"/>
        </w:rPr>
        <w:t>, catalog number</w:t>
      </w:r>
      <w:r w:rsidR="00A00B91" w:rsidRPr="00CE6DD4">
        <w:rPr>
          <w:rFonts w:ascii="Arial" w:hAnsi="Arial" w:cs="Arial"/>
          <w:sz w:val="20"/>
          <w:szCs w:val="20"/>
        </w:rPr>
        <w:t>:</w:t>
      </w:r>
      <w:r w:rsidRPr="00CE6DD4">
        <w:rPr>
          <w:rFonts w:ascii="Arial" w:hAnsi="Arial" w:cs="Arial"/>
          <w:sz w:val="20"/>
          <w:szCs w:val="20"/>
        </w:rPr>
        <w:t xml:space="preserve"> 1288-100)</w:t>
      </w:r>
    </w:p>
    <w:p w14:paraId="37819B66" w14:textId="0DED338D" w:rsidR="00C8018A"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color w:val="FF0000"/>
          <w:sz w:val="20"/>
          <w:szCs w:val="20"/>
        </w:rPr>
      </w:pPr>
      <w:r w:rsidRPr="00CE6DD4">
        <w:rPr>
          <w:rFonts w:ascii="Arial" w:hAnsi="Arial" w:cs="Arial"/>
          <w:color w:val="FF0000"/>
          <w:sz w:val="20"/>
          <w:szCs w:val="20"/>
        </w:rPr>
        <w:t>Primer 515F (GTGCCAGCMGCCGCGGTAA)</w:t>
      </w:r>
    </w:p>
    <w:p w14:paraId="446DDC80" w14:textId="1E79BCE7" w:rsidR="00C8018A"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color w:val="FF0000"/>
          <w:sz w:val="20"/>
          <w:szCs w:val="20"/>
        </w:rPr>
      </w:pPr>
      <w:r w:rsidRPr="00CE6DD4">
        <w:rPr>
          <w:rFonts w:ascii="Arial" w:hAnsi="Arial" w:cs="Arial"/>
          <w:color w:val="FF0000"/>
          <w:sz w:val="20"/>
          <w:szCs w:val="20"/>
        </w:rPr>
        <w:t>Primer 806R (GGACTACHVGGGTWTCTAAT)</w:t>
      </w:r>
    </w:p>
    <w:p w14:paraId="0EBB4FE7" w14:textId="73DC7608"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HotStar</w:t>
      </w:r>
      <w:proofErr w:type="spellEnd"/>
      <w:r w:rsidRPr="00CE6DD4">
        <w:rPr>
          <w:rFonts w:ascii="Arial" w:hAnsi="Arial" w:cs="Arial"/>
          <w:sz w:val="20"/>
          <w:szCs w:val="20"/>
        </w:rPr>
        <w:t xml:space="preserve"> High Fidelity DNA polymerase kit (Q</w:t>
      </w:r>
      <w:r w:rsidR="00A00B91" w:rsidRPr="00CE6DD4">
        <w:rPr>
          <w:rFonts w:ascii="Arial" w:hAnsi="Arial" w:cs="Arial"/>
          <w:sz w:val="20"/>
          <w:szCs w:val="20"/>
        </w:rPr>
        <w:t>IAGEN</w:t>
      </w:r>
      <w:r w:rsidRPr="00CE6DD4">
        <w:rPr>
          <w:rFonts w:ascii="Arial" w:hAnsi="Arial" w:cs="Arial"/>
          <w:sz w:val="20"/>
          <w:szCs w:val="20"/>
        </w:rPr>
        <w:t>, catalog number: 202602)</w:t>
      </w:r>
    </w:p>
    <w:p w14:paraId="42F510C2" w14:textId="63B7D05E"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Agencourt</w:t>
      </w:r>
      <w:proofErr w:type="spellEnd"/>
      <w:r w:rsidRPr="00CE6DD4">
        <w:rPr>
          <w:rFonts w:ascii="Arial" w:hAnsi="Arial" w:cs="Arial"/>
          <w:sz w:val="20"/>
          <w:szCs w:val="20"/>
        </w:rPr>
        <w:t xml:space="preserve"> </w:t>
      </w:r>
      <w:proofErr w:type="spellStart"/>
      <w:r w:rsidRPr="00CE6DD4">
        <w:rPr>
          <w:rFonts w:ascii="Arial" w:hAnsi="Arial" w:cs="Arial"/>
          <w:sz w:val="20"/>
          <w:szCs w:val="20"/>
        </w:rPr>
        <w:t>Ampure</w:t>
      </w:r>
      <w:proofErr w:type="spellEnd"/>
      <w:r w:rsidRPr="00CE6DD4">
        <w:rPr>
          <w:rFonts w:ascii="Arial" w:hAnsi="Arial" w:cs="Arial"/>
          <w:sz w:val="20"/>
          <w:szCs w:val="20"/>
        </w:rPr>
        <w:t xml:space="preserve"> XP beads (Beckman Coulter, catalog number: A63880)</w:t>
      </w:r>
    </w:p>
    <w:p w14:paraId="4E90B306" w14:textId="40308A57"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Qubit dsDNA HS assay kit (Thermo</w:t>
      </w:r>
      <w:r w:rsidR="00A00B91" w:rsidRPr="00CE6DD4">
        <w:rPr>
          <w:rFonts w:ascii="Arial" w:hAnsi="Arial" w:cs="Arial"/>
          <w:sz w:val="20"/>
          <w:szCs w:val="20"/>
        </w:rPr>
        <w:t xml:space="preserve"> </w:t>
      </w:r>
      <w:r w:rsidRPr="00CE6DD4">
        <w:rPr>
          <w:rFonts w:ascii="Arial" w:hAnsi="Arial" w:cs="Arial"/>
          <w:sz w:val="20"/>
          <w:szCs w:val="20"/>
        </w:rPr>
        <w:t>Fisher Scientific, catalog number: Q32851)</w:t>
      </w:r>
    </w:p>
    <w:p w14:paraId="14FA5213" w14:textId="1265BCFC"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Ethanol 200 proof</w:t>
      </w:r>
      <w:ins w:id="30" w:author="Bao Thi Kim Nguyen" w:date="2018-03-22T14:12:00Z">
        <w:r w:rsidR="003206A2">
          <w:rPr>
            <w:rFonts w:ascii="Arial" w:hAnsi="Arial" w:cs="Arial"/>
            <w:sz w:val="20"/>
            <w:szCs w:val="20"/>
          </w:rPr>
          <w:t xml:space="preserve"> (</w:t>
        </w:r>
      </w:ins>
      <w:ins w:id="31" w:author="Bao Thi Kim Nguyen" w:date="2018-03-22T14:13:00Z">
        <w:r w:rsidR="00A47291">
          <w:rPr>
            <w:rFonts w:ascii="Arial" w:hAnsi="Arial" w:cs="Arial"/>
            <w:sz w:val="20"/>
            <w:szCs w:val="20"/>
          </w:rPr>
          <w:t>Sigma-Aldrich, catalog number: E7023-500</w:t>
        </w:r>
      </w:ins>
      <w:ins w:id="32" w:author="Bao Thi Kim Nguyen" w:date="2018-03-22T14:14:00Z">
        <w:r w:rsidR="00A47291">
          <w:rPr>
            <w:rFonts w:ascii="Arial" w:hAnsi="Arial" w:cs="Arial"/>
            <w:sz w:val="20"/>
            <w:szCs w:val="20"/>
          </w:rPr>
          <w:t>M</w:t>
        </w:r>
      </w:ins>
      <w:ins w:id="33" w:author="Bao Thi Kim Nguyen" w:date="2018-03-22T14:13:00Z">
        <w:r w:rsidR="00A47291">
          <w:rPr>
            <w:rFonts w:ascii="Arial" w:hAnsi="Arial" w:cs="Arial"/>
            <w:sz w:val="20"/>
            <w:szCs w:val="20"/>
          </w:rPr>
          <w:t>L)</w:t>
        </w:r>
      </w:ins>
      <w:r w:rsidRPr="00CE6DD4">
        <w:rPr>
          <w:rFonts w:ascii="Arial" w:hAnsi="Arial" w:cs="Arial"/>
          <w:sz w:val="20"/>
          <w:szCs w:val="20"/>
        </w:rPr>
        <w:t xml:space="preserve"> </w:t>
      </w:r>
    </w:p>
    <w:p w14:paraId="622B5F98" w14:textId="2CD09126"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Agarose</w:t>
      </w:r>
      <w:ins w:id="34" w:author="Bao Thi Kim Nguyen" w:date="2018-03-22T14:14:00Z">
        <w:r w:rsidR="00A47291">
          <w:rPr>
            <w:rFonts w:ascii="Arial" w:hAnsi="Arial" w:cs="Arial"/>
            <w:sz w:val="20"/>
            <w:szCs w:val="20"/>
          </w:rPr>
          <w:t xml:space="preserve"> (</w:t>
        </w:r>
      </w:ins>
      <w:ins w:id="35" w:author="Bao Thi Kim Nguyen" w:date="2018-03-22T14:15:00Z">
        <w:r w:rsidR="00A47291">
          <w:rPr>
            <w:rFonts w:ascii="Arial" w:hAnsi="Arial" w:cs="Arial"/>
            <w:sz w:val="20"/>
            <w:szCs w:val="20"/>
          </w:rPr>
          <w:t>BTS, catalog number: G01PD-500)</w:t>
        </w:r>
      </w:ins>
    </w:p>
    <w:p w14:paraId="34FF2901" w14:textId="60D6A2EF"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DNA gel loading dye</w:t>
      </w:r>
    </w:p>
    <w:p w14:paraId="70317567" w14:textId="77777777" w:rsidR="00C8018A"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NucleoSpin</w:t>
      </w:r>
      <w:proofErr w:type="spellEnd"/>
      <w:r w:rsidRPr="00CE6DD4">
        <w:rPr>
          <w:rFonts w:ascii="Arial" w:hAnsi="Arial" w:cs="Arial"/>
          <w:sz w:val="20"/>
          <w:szCs w:val="20"/>
        </w:rPr>
        <w:t xml:space="preserve"> gel and PCR clean-up kit (</w:t>
      </w:r>
      <w:proofErr w:type="spellStart"/>
      <w:r w:rsidRPr="00CE6DD4">
        <w:rPr>
          <w:rFonts w:ascii="Arial" w:hAnsi="Arial" w:cs="Arial"/>
          <w:sz w:val="20"/>
          <w:szCs w:val="20"/>
        </w:rPr>
        <w:t>Macherey</w:t>
      </w:r>
      <w:proofErr w:type="spellEnd"/>
      <w:r w:rsidRPr="00CE6DD4">
        <w:rPr>
          <w:rFonts w:ascii="Arial" w:hAnsi="Arial" w:cs="Arial"/>
          <w:sz w:val="20"/>
          <w:szCs w:val="20"/>
        </w:rPr>
        <w:t>-Nagel, catalog number: 740609.250)</w:t>
      </w:r>
    </w:p>
    <w:p w14:paraId="752B3951" w14:textId="1FAFE05E" w:rsidR="003866C2"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color w:val="FF0000"/>
          <w:sz w:val="20"/>
          <w:szCs w:val="20"/>
        </w:rPr>
      </w:pPr>
      <w:r w:rsidRPr="00CE6DD4">
        <w:rPr>
          <w:rFonts w:ascii="Arial" w:hAnsi="Arial" w:cs="Arial"/>
          <w:sz w:val="20"/>
          <w:szCs w:val="20"/>
        </w:rPr>
        <w:t>Autoclaved phosphate buffered saline (PBS) solution (~100 ml/plant)</w:t>
      </w:r>
      <w:r w:rsidR="003866C2" w:rsidRPr="00CE6DD4">
        <w:rPr>
          <w:rFonts w:ascii="Arial" w:hAnsi="Arial" w:cs="Arial"/>
          <w:color w:val="FF0000"/>
          <w:sz w:val="20"/>
          <w:szCs w:val="20"/>
        </w:rPr>
        <w:t xml:space="preserve"> (see Recipes)</w:t>
      </w:r>
    </w:p>
    <w:p w14:paraId="795E5546" w14:textId="0AC914DB" w:rsidR="00892197" w:rsidRPr="00CE6DD4" w:rsidDel="003211EA" w:rsidRDefault="00A00B91" w:rsidP="002732E3">
      <w:pPr>
        <w:adjustRightInd w:val="0"/>
        <w:snapToGrid w:val="0"/>
        <w:spacing w:line="360" w:lineRule="auto"/>
        <w:jc w:val="both"/>
        <w:rPr>
          <w:del w:id="36" w:author="Joseph Edwards" w:date="2018-03-23T17:29:00Z"/>
          <w:rFonts w:ascii="Arial" w:hAnsi="Arial" w:cs="Arial"/>
          <w:szCs w:val="20"/>
        </w:rPr>
      </w:pPr>
      <w:bookmarkStart w:id="37" w:name="OLE_LINK58"/>
      <w:bookmarkStart w:id="38" w:name="OLE_LINK61"/>
      <w:bookmarkStart w:id="39" w:name="OLE_LINK8"/>
      <w:del w:id="40" w:author="Joseph Edwards" w:date="2018-03-23T17:29:00Z">
        <w:r w:rsidRPr="00CE6DD4" w:rsidDel="003211EA">
          <w:rPr>
            <w:rFonts w:ascii="Arial" w:eastAsia="Microsoft YaHei" w:hAnsi="Arial" w:cs="Arial"/>
            <w:color w:val="FF0000"/>
            <w:szCs w:val="20"/>
          </w:rPr>
          <w:delText>To ensure the reproducibility of this prot</w:delText>
        </w:r>
        <w:r w:rsidRPr="00CE6DD4" w:rsidDel="003211EA">
          <w:rPr>
            <w:rFonts w:ascii="Arial" w:eastAsia="Microsoft YaHei" w:hAnsi="Arial" w:cs="Arial"/>
            <w:color w:val="FF0000"/>
            <w:szCs w:val="20"/>
            <w:lang w:eastAsia="zh-CN"/>
          </w:rPr>
          <w:delText>oc</w:delText>
        </w:r>
        <w:r w:rsidRPr="00CE6DD4" w:rsidDel="003211EA">
          <w:rPr>
            <w:rFonts w:ascii="Arial" w:eastAsia="Microsoft YaHei" w:hAnsi="Arial" w:cs="Arial"/>
            <w:color w:val="FF0000"/>
            <w:szCs w:val="20"/>
          </w:rPr>
          <w:delText>ol, authors are highly recommended to list every material/reagent used in the experiment along with its specific catalog number if possible.</w:delText>
        </w:r>
        <w:bookmarkEnd w:id="37"/>
        <w:bookmarkEnd w:id="38"/>
        <w:bookmarkEnd w:id="39"/>
        <w:r w:rsidRPr="00CE6DD4" w:rsidDel="003211EA">
          <w:rPr>
            <w:rFonts w:ascii="Arial" w:eastAsia="Microsoft YaHei" w:hAnsi="Arial" w:cs="Arial"/>
            <w:color w:val="FF0000"/>
            <w:szCs w:val="20"/>
          </w:rPr>
          <w:delText xml:space="preserve"> </w:delText>
        </w:r>
        <w:r w:rsidRPr="00CE6DD4" w:rsidDel="003211EA">
          <w:rPr>
            <w:rFonts w:ascii="Arial" w:hAnsi="Arial" w:cs="Arial"/>
            <w:color w:val="FF0000"/>
            <w:szCs w:val="20"/>
          </w:rPr>
          <w:delText>Please</w:delText>
        </w:r>
        <w:r w:rsidRPr="00CE6DD4" w:rsidDel="003211EA">
          <w:rPr>
            <w:rFonts w:ascii="Arial" w:hAnsi="Arial" w:cs="Arial"/>
            <w:szCs w:val="20"/>
          </w:rPr>
          <w:delText xml:space="preserve"> </w:delText>
        </w:r>
        <w:r w:rsidRPr="00CE6DD4" w:rsidDel="003211EA">
          <w:rPr>
            <w:rFonts w:ascii="Arial" w:hAnsi="Arial" w:cs="Arial"/>
            <w:color w:val="FF0000"/>
            <w:szCs w:val="20"/>
          </w:rPr>
          <w:delText>click</w:delText>
        </w:r>
        <w:r w:rsidRPr="00CE6DD4" w:rsidDel="003211EA">
          <w:rPr>
            <w:rFonts w:ascii="Arial" w:hAnsi="Arial" w:cs="Arial"/>
            <w:szCs w:val="20"/>
          </w:rPr>
          <w:delText xml:space="preserve"> </w:delText>
        </w:r>
        <w:r w:rsidR="008C17D9" w:rsidDel="003211EA">
          <w:fldChar w:fldCharType="begin"/>
        </w:r>
        <w:r w:rsidR="008C17D9" w:rsidDel="003211EA">
          <w:delInstrText xml:space="preserve"> HYPERLINK "http://en.bio-protoc</w:delInstrText>
        </w:r>
        <w:r w:rsidR="008C17D9" w:rsidDel="003211EA">
          <w:delInstrText xml:space="preserve">ol.org/attached/file/20170314/20170314072709_2847.pdf" </w:delInstrText>
        </w:r>
        <w:r w:rsidR="008C17D9" w:rsidDel="003211EA">
          <w:fldChar w:fldCharType="separate"/>
        </w:r>
        <w:r w:rsidRPr="00CE6DD4" w:rsidDel="003211EA">
          <w:rPr>
            <w:rStyle w:val="Hyperlink"/>
            <w:rFonts w:ascii="Arial" w:hAnsi="Arial" w:cs="Arial"/>
            <w:szCs w:val="20"/>
          </w:rPr>
          <w:delText>here</w:delText>
        </w:r>
        <w:r w:rsidR="008C17D9" w:rsidDel="003211EA">
          <w:rPr>
            <w:rStyle w:val="Hyperlink"/>
            <w:rFonts w:ascii="Arial" w:hAnsi="Arial" w:cs="Arial"/>
            <w:szCs w:val="20"/>
          </w:rPr>
          <w:fldChar w:fldCharType="end"/>
        </w:r>
        <w:r w:rsidRPr="00CE6DD4" w:rsidDel="003211EA">
          <w:rPr>
            <w:rFonts w:ascii="Arial" w:hAnsi="Arial" w:cs="Arial"/>
            <w:color w:val="FF0000"/>
            <w:szCs w:val="20"/>
          </w:rPr>
          <w:delText xml:space="preserve"> for “</w:delText>
        </w:r>
        <w:r w:rsidRPr="00CE6DD4" w:rsidDel="003211EA">
          <w:rPr>
            <w:rFonts w:ascii="Arial" w:eastAsia="Times New Roman" w:hAnsi="Arial" w:cs="Arial"/>
            <w:bCs/>
            <w:color w:val="FF0000"/>
            <w:szCs w:val="20"/>
          </w:rPr>
          <w:delText>Materials and Reagents Information Written Guidelines”.</w:delText>
        </w:r>
      </w:del>
    </w:p>
    <w:p w14:paraId="32FA4E73" w14:textId="77777777" w:rsidR="00892197" w:rsidRPr="00CE6DD4" w:rsidRDefault="00892197" w:rsidP="002732E3">
      <w:pPr>
        <w:adjustRightInd w:val="0"/>
        <w:snapToGrid w:val="0"/>
        <w:spacing w:line="360" w:lineRule="auto"/>
        <w:jc w:val="both"/>
        <w:rPr>
          <w:rFonts w:ascii="Arial" w:hAnsi="Arial" w:cs="Arial"/>
          <w:szCs w:val="20"/>
          <w:u w:val="single"/>
        </w:rPr>
      </w:pPr>
    </w:p>
    <w:p w14:paraId="47A05A88"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Equipment</w:t>
      </w:r>
    </w:p>
    <w:p w14:paraId="0DA53799" w14:textId="77777777" w:rsidR="00A00B91" w:rsidRPr="00CE6DD4" w:rsidRDefault="00A00B91" w:rsidP="002732E3">
      <w:pPr>
        <w:adjustRightInd w:val="0"/>
        <w:snapToGrid w:val="0"/>
        <w:spacing w:line="360" w:lineRule="auto"/>
        <w:jc w:val="both"/>
        <w:rPr>
          <w:rFonts w:ascii="Arial" w:hAnsi="Arial" w:cs="Arial"/>
          <w:b/>
          <w:szCs w:val="20"/>
          <w:u w:val="single"/>
        </w:rPr>
      </w:pPr>
    </w:p>
    <w:p w14:paraId="4AD1C339" w14:textId="4059FBFC" w:rsidR="00A00B91" w:rsidRPr="00CE6DD4" w:rsidRDefault="00A00B91"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bookmarkStart w:id="41" w:name="OLE_LINK71"/>
      <w:bookmarkStart w:id="42" w:name="OLE_LINK72"/>
      <w:r w:rsidRPr="00CE6DD4">
        <w:rPr>
          <w:rFonts w:ascii="Arial" w:hAnsi="Arial" w:cs="Arial"/>
          <w:sz w:val="20"/>
          <w:szCs w:val="20"/>
        </w:rPr>
        <w:t>96 well magnetic plate</w:t>
      </w:r>
      <w:bookmarkEnd w:id="41"/>
      <w:bookmarkEnd w:id="42"/>
      <w:ins w:id="43" w:author="Bao Thi Kim Nguyen" w:date="2018-03-22T14:19:00Z">
        <w:r w:rsidR="00D8622A">
          <w:rPr>
            <w:rFonts w:ascii="Arial" w:hAnsi="Arial" w:cs="Arial"/>
            <w:sz w:val="20"/>
            <w:szCs w:val="20"/>
          </w:rPr>
          <w:t xml:space="preserve"> (ALPAQUA, catalog number: </w:t>
        </w:r>
      </w:ins>
      <w:ins w:id="44" w:author="Bao Thi Kim Nguyen" w:date="2018-03-22T14:20:00Z">
        <w:r w:rsidR="00F3153B">
          <w:rPr>
            <w:rFonts w:ascii="Arial" w:hAnsi="Arial" w:cs="Arial"/>
            <w:sz w:val="20"/>
            <w:szCs w:val="20"/>
          </w:rPr>
          <w:t>A001219R)</w:t>
        </w:r>
      </w:ins>
    </w:p>
    <w:p w14:paraId="6C3B2F41" w14:textId="41C2180B" w:rsidR="00A00B91" w:rsidRPr="00CE6DD4" w:rsidRDefault="00A00B91"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ml tube magnetic rack</w:t>
      </w:r>
      <w:ins w:id="45" w:author="Bao Thi Kim Nguyen" w:date="2018-03-22T14:22:00Z">
        <w:r w:rsidR="00731660">
          <w:rPr>
            <w:rFonts w:ascii="Arial" w:hAnsi="Arial" w:cs="Arial"/>
            <w:sz w:val="20"/>
            <w:szCs w:val="20"/>
          </w:rPr>
          <w:t xml:space="preserve"> (</w:t>
        </w:r>
        <w:proofErr w:type="spellStart"/>
        <w:r w:rsidR="00731660">
          <w:rPr>
            <w:rFonts w:ascii="Arial" w:hAnsi="Arial" w:cs="Arial"/>
            <w:sz w:val="20"/>
            <w:szCs w:val="20"/>
          </w:rPr>
          <w:t>ThermoFisher</w:t>
        </w:r>
        <w:proofErr w:type="spellEnd"/>
        <w:r w:rsidR="00731660">
          <w:rPr>
            <w:rFonts w:ascii="Arial" w:hAnsi="Arial" w:cs="Arial"/>
            <w:sz w:val="20"/>
            <w:szCs w:val="20"/>
          </w:rPr>
          <w:t xml:space="preserve"> Scientific, catalog number: MR01)</w:t>
        </w:r>
      </w:ins>
    </w:p>
    <w:p w14:paraId="6DBDFB8E" w14:textId="6F910268"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Pipettes (2.5, 10, 200, 1</w:t>
      </w:r>
      <w:r w:rsidR="00A00B91" w:rsidRPr="00CE6DD4">
        <w:rPr>
          <w:rFonts w:ascii="Arial" w:hAnsi="Arial" w:cs="Arial"/>
          <w:sz w:val="20"/>
          <w:szCs w:val="20"/>
        </w:rPr>
        <w:t>,</w:t>
      </w:r>
      <w:r w:rsidRPr="00CE6DD4">
        <w:rPr>
          <w:rFonts w:ascii="Arial" w:hAnsi="Arial" w:cs="Arial"/>
          <w:sz w:val="20"/>
          <w:szCs w:val="20"/>
        </w:rPr>
        <w:t>000 µ</w:t>
      </w:r>
      <w:r w:rsidR="00A00B91" w:rsidRPr="00CE6DD4">
        <w:rPr>
          <w:rFonts w:ascii="Arial" w:hAnsi="Arial" w:cs="Arial"/>
          <w:sz w:val="20"/>
          <w:szCs w:val="20"/>
        </w:rPr>
        <w:t>l</w:t>
      </w:r>
      <w:r w:rsidRPr="00CE6DD4">
        <w:rPr>
          <w:rFonts w:ascii="Arial" w:hAnsi="Arial" w:cs="Arial"/>
          <w:sz w:val="20"/>
          <w:szCs w:val="20"/>
        </w:rPr>
        <w:t>)</w:t>
      </w:r>
      <w:ins w:id="46" w:author="Bao Thi Kim Nguyen" w:date="2018-03-22T14:23:00Z">
        <w:r w:rsidR="00D82730">
          <w:rPr>
            <w:rFonts w:ascii="Arial" w:hAnsi="Arial" w:cs="Arial"/>
            <w:sz w:val="20"/>
            <w:szCs w:val="20"/>
          </w:rPr>
          <w:t xml:space="preserve"> (</w:t>
        </w:r>
      </w:ins>
      <w:proofErr w:type="spellStart"/>
      <w:ins w:id="47" w:author="Bao Thi Kim Nguyen" w:date="2018-03-22T14:36:00Z">
        <w:r w:rsidR="00502C89">
          <w:rPr>
            <w:rFonts w:ascii="Arial" w:hAnsi="Arial" w:cs="Arial"/>
            <w:sz w:val="20"/>
            <w:szCs w:val="20"/>
          </w:rPr>
          <w:t>Finnpipette</w:t>
        </w:r>
        <w:proofErr w:type="spellEnd"/>
        <w:r w:rsidR="00502C89">
          <w:rPr>
            <w:rFonts w:ascii="Arial" w:hAnsi="Arial" w:cs="Arial"/>
            <w:sz w:val="20"/>
            <w:szCs w:val="20"/>
          </w:rPr>
          <w:t xml:space="preserve">, </w:t>
        </w:r>
      </w:ins>
      <w:ins w:id="48" w:author="Bao Thi Kim Nguyen" w:date="2018-03-22T14:37:00Z">
        <w:r w:rsidR="0008296D">
          <w:rPr>
            <w:rFonts w:ascii="Arial" w:hAnsi="Arial" w:cs="Arial"/>
            <w:sz w:val="20"/>
            <w:szCs w:val="20"/>
          </w:rPr>
          <w:t xml:space="preserve">catalog number: 4641010N, 4641030N, </w:t>
        </w:r>
      </w:ins>
      <w:ins w:id="49" w:author="Bao Thi Kim Nguyen" w:date="2018-03-22T14:39:00Z">
        <w:r w:rsidR="00A54B69">
          <w:rPr>
            <w:rFonts w:ascii="Arial" w:hAnsi="Arial" w:cs="Arial"/>
            <w:sz w:val="20"/>
            <w:szCs w:val="20"/>
          </w:rPr>
          <w:t>4641080N, 4641100N)</w:t>
        </w:r>
      </w:ins>
    </w:p>
    <w:p w14:paraId="2C6862DC" w14:textId="174E5596"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color w:val="333333"/>
          <w:sz w:val="20"/>
          <w:szCs w:val="20"/>
          <w:shd w:val="clear" w:color="auto" w:fill="FAFAFA"/>
        </w:rPr>
      </w:pPr>
      <w:r w:rsidRPr="00CE6DD4">
        <w:rPr>
          <w:rFonts w:ascii="Arial" w:hAnsi="Arial" w:cs="Arial"/>
          <w:sz w:val="20"/>
          <w:szCs w:val="20"/>
        </w:rPr>
        <w:t>Ultrasonic cleaning bath, 40 kHz (</w:t>
      </w:r>
      <w:bookmarkStart w:id="50" w:name="OLE_LINK69"/>
      <w:bookmarkStart w:id="51" w:name="OLE_LINK70"/>
      <w:r w:rsidR="00A00B91" w:rsidRPr="00CE6DD4">
        <w:rPr>
          <w:rFonts w:ascii="Arial" w:hAnsi="Arial" w:cs="Arial"/>
          <w:sz w:val="20"/>
          <w:szCs w:val="20"/>
        </w:rPr>
        <w:t xml:space="preserve">Branson, </w:t>
      </w:r>
      <w:r w:rsidR="00A00B91" w:rsidRPr="00CE6DD4">
        <w:rPr>
          <w:rFonts w:ascii="Arial" w:hAnsi="Arial" w:cs="Arial"/>
          <w:color w:val="FF0000"/>
          <w:sz w:val="20"/>
          <w:szCs w:val="20"/>
        </w:rPr>
        <w:t>model:</w:t>
      </w:r>
      <w:r w:rsidR="00A00B91" w:rsidRPr="00CE6DD4">
        <w:rPr>
          <w:rFonts w:ascii="Arial" w:hAnsi="Arial" w:cs="Arial"/>
          <w:sz w:val="20"/>
          <w:szCs w:val="20"/>
        </w:rPr>
        <w:t xml:space="preserve"> </w:t>
      </w:r>
      <w:r w:rsidRPr="00CE6DD4">
        <w:rPr>
          <w:rFonts w:ascii="Arial" w:hAnsi="Arial" w:cs="Arial"/>
          <w:sz w:val="20"/>
          <w:szCs w:val="20"/>
        </w:rPr>
        <w:t xml:space="preserve">Branson 1800, </w:t>
      </w:r>
      <w:r w:rsidR="00A00B91" w:rsidRPr="00CE6DD4">
        <w:rPr>
          <w:rFonts w:ascii="Arial" w:hAnsi="Arial" w:cs="Arial"/>
          <w:color w:val="FF0000"/>
          <w:sz w:val="20"/>
          <w:szCs w:val="20"/>
        </w:rPr>
        <w:t>catalog number:</w:t>
      </w:r>
      <w:r w:rsidR="00A00B91" w:rsidRPr="00CE6DD4">
        <w:rPr>
          <w:rFonts w:ascii="Arial" w:hAnsi="Arial" w:cs="Arial"/>
          <w:sz w:val="20"/>
          <w:szCs w:val="20"/>
        </w:rPr>
        <w:t xml:space="preserve"> </w:t>
      </w:r>
      <w:r w:rsidRPr="00CE6DD4">
        <w:rPr>
          <w:rFonts w:ascii="Arial" w:hAnsi="Arial" w:cs="Arial"/>
          <w:sz w:val="20"/>
          <w:szCs w:val="20"/>
        </w:rPr>
        <w:t>CPX-952-116R</w:t>
      </w:r>
      <w:bookmarkEnd w:id="50"/>
      <w:bookmarkEnd w:id="51"/>
      <w:r w:rsidRPr="00CE6DD4">
        <w:rPr>
          <w:rFonts w:ascii="Arial" w:hAnsi="Arial" w:cs="Arial"/>
          <w:sz w:val="20"/>
          <w:szCs w:val="20"/>
        </w:rPr>
        <w:t xml:space="preserve">) </w:t>
      </w:r>
    </w:p>
    <w:p w14:paraId="3BA55788" w14:textId="0C739E82"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Dissection tools (scissors and forceps)</w:t>
      </w:r>
      <w:ins w:id="52" w:author="Bao Thi Kim Nguyen" w:date="2018-03-22T14:40:00Z">
        <w:r w:rsidR="00B05F64">
          <w:rPr>
            <w:rFonts w:ascii="Arial" w:hAnsi="Arial" w:cs="Arial"/>
            <w:sz w:val="20"/>
            <w:szCs w:val="20"/>
          </w:rPr>
          <w:t xml:space="preserve"> </w:t>
        </w:r>
      </w:ins>
      <w:ins w:id="53" w:author="Bao Thi Kim Nguyen" w:date="2018-03-22T14:42:00Z">
        <w:r w:rsidR="00992405">
          <w:rPr>
            <w:rFonts w:ascii="Arial" w:hAnsi="Arial" w:cs="Arial"/>
            <w:sz w:val="20"/>
            <w:szCs w:val="20"/>
          </w:rPr>
          <w:t xml:space="preserve">(scissors: </w:t>
        </w:r>
        <w:proofErr w:type="spellStart"/>
        <w:r w:rsidR="00992405">
          <w:rPr>
            <w:rFonts w:ascii="Arial" w:hAnsi="Arial" w:cs="Arial"/>
            <w:sz w:val="20"/>
            <w:szCs w:val="20"/>
          </w:rPr>
          <w:t>Bioseal</w:t>
        </w:r>
        <w:proofErr w:type="spellEnd"/>
        <w:r w:rsidR="00992405">
          <w:rPr>
            <w:rFonts w:ascii="Arial" w:hAnsi="Arial" w:cs="Arial"/>
            <w:sz w:val="20"/>
            <w:szCs w:val="20"/>
          </w:rPr>
          <w:t>, catalog number: SU0882; forceps:</w:t>
        </w:r>
      </w:ins>
      <w:ins w:id="54" w:author="Bao Thi Kim Nguyen" w:date="2018-03-22T14:44:00Z">
        <w:r w:rsidR="006B44EA">
          <w:rPr>
            <w:rFonts w:ascii="Arial" w:hAnsi="Arial" w:cs="Arial"/>
            <w:sz w:val="20"/>
            <w:szCs w:val="20"/>
          </w:rPr>
          <w:t xml:space="preserve"> MILTEX, catalog number: 6-184)</w:t>
        </w:r>
      </w:ins>
    </w:p>
    <w:p w14:paraId="511BCC6E" w14:textId="3B9BDB8B"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Microcentrifuge</w:t>
      </w:r>
      <w:proofErr w:type="spellEnd"/>
      <w:ins w:id="55" w:author="Bao Thi Kim Nguyen" w:date="2018-03-22T14:45:00Z">
        <w:r w:rsidR="005A6444">
          <w:rPr>
            <w:rFonts w:ascii="Arial" w:hAnsi="Arial" w:cs="Arial"/>
            <w:sz w:val="20"/>
            <w:szCs w:val="20"/>
          </w:rPr>
          <w:t xml:space="preserve"> (</w:t>
        </w:r>
      </w:ins>
      <w:ins w:id="56" w:author="Bao Thi Kim Nguyen" w:date="2018-03-22T14:58:00Z">
        <w:r w:rsidR="00300303">
          <w:rPr>
            <w:rFonts w:ascii="Arial" w:hAnsi="Arial" w:cs="Arial"/>
            <w:sz w:val="20"/>
            <w:szCs w:val="20"/>
          </w:rPr>
          <w:t>Eppendorf,</w:t>
        </w:r>
      </w:ins>
      <w:ins w:id="57" w:author="Christian Manoe Manoell Santos Medellin" w:date="2018-03-22T16:34:00Z">
        <w:r w:rsidR="006E7239">
          <w:rPr>
            <w:rFonts w:ascii="Arial" w:hAnsi="Arial" w:cs="Arial"/>
            <w:sz w:val="20"/>
            <w:szCs w:val="20"/>
          </w:rPr>
          <w:t xml:space="preserve"> model</w:t>
        </w:r>
      </w:ins>
      <w:ins w:id="58" w:author="Christian Manoe Manoell Santos Medellin" w:date="2018-03-22T16:35:00Z">
        <w:r w:rsidR="006E7239">
          <w:rPr>
            <w:rFonts w:ascii="Arial" w:hAnsi="Arial" w:cs="Arial"/>
            <w:sz w:val="20"/>
            <w:szCs w:val="20"/>
          </w:rPr>
          <w:t>:</w:t>
        </w:r>
      </w:ins>
      <w:ins w:id="59" w:author="Christian Manoe Manoell Santos Medellin" w:date="2018-03-22T16:34:00Z">
        <w:r w:rsidR="006E7239">
          <w:rPr>
            <w:rFonts w:ascii="Arial" w:hAnsi="Arial" w:cs="Arial"/>
            <w:sz w:val="20"/>
            <w:szCs w:val="20"/>
          </w:rPr>
          <w:t xml:space="preserve"> 5417C)</w:t>
        </w:r>
      </w:ins>
      <w:ins w:id="60" w:author="Bao Thi Kim Nguyen" w:date="2018-03-22T16:11:00Z">
        <w:r w:rsidR="000321A6">
          <w:rPr>
            <w:rFonts w:ascii="Arial" w:hAnsi="Arial" w:cs="Arial"/>
            <w:sz w:val="20"/>
            <w:szCs w:val="20"/>
          </w:rPr>
          <w:t xml:space="preserve"> </w:t>
        </w:r>
      </w:ins>
      <w:ins w:id="61" w:author="Bao Thi Kim Nguyen" w:date="2018-03-22T14:58:00Z">
        <w:r w:rsidR="00300303">
          <w:rPr>
            <w:rFonts w:ascii="Arial" w:hAnsi="Arial" w:cs="Arial"/>
            <w:sz w:val="20"/>
            <w:szCs w:val="20"/>
          </w:rPr>
          <w:t xml:space="preserve"> </w:t>
        </w:r>
      </w:ins>
    </w:p>
    <w:p w14:paraId="327E7180" w14:textId="5B998E65"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Mini-Beadbeater-96 high-throughput cell disrupter (</w:t>
      </w:r>
      <w:proofErr w:type="spellStart"/>
      <w:r w:rsidRPr="00CE6DD4">
        <w:rPr>
          <w:rFonts w:ascii="Arial" w:hAnsi="Arial" w:cs="Arial"/>
          <w:sz w:val="20"/>
          <w:szCs w:val="20"/>
        </w:rPr>
        <w:t>Biospec</w:t>
      </w:r>
      <w:proofErr w:type="spellEnd"/>
      <w:r w:rsidRPr="00CE6DD4">
        <w:rPr>
          <w:rFonts w:ascii="Arial" w:hAnsi="Arial" w:cs="Arial"/>
          <w:sz w:val="20"/>
          <w:szCs w:val="20"/>
        </w:rPr>
        <w:t>, catalog number: 1001)</w:t>
      </w:r>
    </w:p>
    <w:p w14:paraId="37D517AA" w14:textId="56C5B1E6"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Electrophoresis gel unit</w:t>
      </w:r>
      <w:ins w:id="62" w:author="Bao Thi Kim Nguyen" w:date="2018-03-22T15:00:00Z">
        <w:r w:rsidR="0078204B">
          <w:rPr>
            <w:rFonts w:ascii="Arial" w:hAnsi="Arial" w:cs="Arial"/>
            <w:sz w:val="20"/>
            <w:szCs w:val="20"/>
          </w:rPr>
          <w:t xml:space="preserve"> </w:t>
        </w:r>
      </w:ins>
      <w:ins w:id="63" w:author="Bao Thi Kim Nguyen" w:date="2018-03-22T15:11:00Z">
        <w:r w:rsidR="002A7FC3">
          <w:rPr>
            <w:rFonts w:ascii="Arial" w:hAnsi="Arial" w:cs="Arial"/>
            <w:sz w:val="20"/>
            <w:szCs w:val="20"/>
          </w:rPr>
          <w:t xml:space="preserve">(Bio Rad, catalog number: </w:t>
        </w:r>
      </w:ins>
      <w:ins w:id="64" w:author="Bao Thi Kim Nguyen" w:date="2018-03-22T15:12:00Z">
        <w:r w:rsidR="00A41FC9">
          <w:rPr>
            <w:rFonts w:ascii="Arial" w:hAnsi="Arial" w:cs="Arial"/>
            <w:sz w:val="20"/>
            <w:szCs w:val="20"/>
          </w:rPr>
          <w:t>1704468)</w:t>
        </w:r>
      </w:ins>
    </w:p>
    <w:p w14:paraId="04F99846" w14:textId="5F823C0D"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 xml:space="preserve">Qubit </w:t>
      </w:r>
      <w:proofErr w:type="spellStart"/>
      <w:r w:rsidRPr="00CE6DD4">
        <w:rPr>
          <w:rFonts w:ascii="Arial" w:hAnsi="Arial" w:cs="Arial"/>
          <w:sz w:val="20"/>
          <w:szCs w:val="20"/>
        </w:rPr>
        <w:t>fluorometer</w:t>
      </w:r>
      <w:proofErr w:type="spellEnd"/>
      <w:r w:rsidRPr="00CE6DD4">
        <w:rPr>
          <w:rFonts w:ascii="Arial" w:hAnsi="Arial" w:cs="Arial"/>
          <w:sz w:val="20"/>
          <w:szCs w:val="20"/>
        </w:rPr>
        <w:t xml:space="preserve"> (</w:t>
      </w:r>
      <w:proofErr w:type="spellStart"/>
      <w:r w:rsidR="00A00B91" w:rsidRPr="00CE6DD4">
        <w:rPr>
          <w:rFonts w:ascii="Arial" w:hAnsi="Arial" w:cs="Arial"/>
          <w:color w:val="FF0000"/>
          <w:sz w:val="20"/>
          <w:szCs w:val="20"/>
        </w:rPr>
        <w:t>Thermo</w:t>
      </w:r>
      <w:proofErr w:type="spellEnd"/>
      <w:r w:rsidR="00A00B91" w:rsidRPr="00CE6DD4">
        <w:rPr>
          <w:rFonts w:ascii="Arial" w:hAnsi="Arial" w:cs="Arial"/>
          <w:color w:val="FF0000"/>
          <w:sz w:val="20"/>
          <w:szCs w:val="20"/>
        </w:rPr>
        <w:t xml:space="preserve"> Fisher Scientific,</w:t>
      </w:r>
      <w:r w:rsidR="00A00B91" w:rsidRPr="00CE6DD4">
        <w:rPr>
          <w:rFonts w:ascii="Arial" w:hAnsi="Arial" w:cs="Arial"/>
          <w:sz w:val="20"/>
          <w:szCs w:val="20"/>
        </w:rPr>
        <w:t xml:space="preserve"> </w:t>
      </w:r>
      <w:r w:rsidRPr="00CE6DD4">
        <w:rPr>
          <w:rFonts w:ascii="Arial" w:hAnsi="Arial" w:cs="Arial"/>
          <w:sz w:val="20"/>
          <w:szCs w:val="20"/>
        </w:rPr>
        <w:t xml:space="preserve">catalog number: Q33226) </w:t>
      </w:r>
    </w:p>
    <w:p w14:paraId="65D39497" w14:textId="593A865B" w:rsidR="00892197" w:rsidRPr="00CE6DD4" w:rsidDel="003211EA" w:rsidRDefault="00D36932" w:rsidP="002732E3">
      <w:pPr>
        <w:adjustRightInd w:val="0"/>
        <w:snapToGrid w:val="0"/>
        <w:spacing w:line="360" w:lineRule="auto"/>
        <w:jc w:val="both"/>
        <w:rPr>
          <w:del w:id="65" w:author="Joseph Edwards" w:date="2018-03-23T17:28:00Z"/>
          <w:rFonts w:ascii="Arial" w:hAnsi="Arial" w:cs="Arial"/>
          <w:szCs w:val="20"/>
        </w:rPr>
      </w:pPr>
      <w:del w:id="66" w:author="Joseph Edwards" w:date="2018-03-23T17:28:00Z">
        <w:r w:rsidRPr="00CE6DD4" w:rsidDel="003211EA">
          <w:rPr>
            <w:rFonts w:ascii="Arial" w:eastAsia="Microsoft YaHei" w:hAnsi="Arial" w:cs="Arial"/>
            <w:noProof/>
            <w:color w:val="FF0000"/>
            <w:szCs w:val="20"/>
          </w:rPr>
          <w:delText>To ensure the reproducibility of this prot</w:delText>
        </w:r>
        <w:r w:rsidRPr="00CE6DD4" w:rsidDel="003211EA">
          <w:rPr>
            <w:rFonts w:ascii="Arial" w:eastAsia="Microsoft YaHei" w:hAnsi="Arial" w:cs="Arial"/>
            <w:noProof/>
            <w:color w:val="FF0000"/>
            <w:szCs w:val="20"/>
            <w:lang w:eastAsia="zh-CN"/>
          </w:rPr>
          <w:delText>oc</w:delText>
        </w:r>
        <w:r w:rsidRPr="00CE6DD4" w:rsidDel="003211EA">
          <w:rPr>
            <w:rFonts w:ascii="Arial" w:eastAsia="Microsoft YaHei" w:hAnsi="Arial" w:cs="Arial"/>
            <w:noProof/>
            <w:color w:val="FF0000"/>
            <w:szCs w:val="20"/>
          </w:rPr>
          <w:delText>ol</w:delText>
        </w:r>
        <w:r w:rsidRPr="00CE6DD4" w:rsidDel="003211EA">
          <w:rPr>
            <w:rFonts w:ascii="Arial" w:eastAsia="Microsoft YaHei" w:hAnsi="Arial" w:cs="Arial"/>
            <w:color w:val="FF0000"/>
            <w:szCs w:val="20"/>
          </w:rPr>
          <w:delText xml:space="preserve">, authors are highly recommended to list every piece of equipment used in the experiment along with its specific model/catalog number if possible. </w:delText>
        </w:r>
        <w:r w:rsidRPr="00CE6DD4" w:rsidDel="003211EA">
          <w:rPr>
            <w:rFonts w:ascii="Arial" w:hAnsi="Arial" w:cs="Arial"/>
            <w:color w:val="FF0000"/>
            <w:szCs w:val="20"/>
          </w:rPr>
          <w:delText>Please</w:delText>
        </w:r>
        <w:r w:rsidRPr="00CE6DD4" w:rsidDel="003211EA">
          <w:rPr>
            <w:rFonts w:ascii="Arial" w:hAnsi="Arial" w:cs="Arial"/>
            <w:szCs w:val="20"/>
          </w:rPr>
          <w:delText xml:space="preserve"> </w:delText>
        </w:r>
        <w:r w:rsidRPr="00CE6DD4" w:rsidDel="003211EA">
          <w:rPr>
            <w:rFonts w:ascii="Arial" w:hAnsi="Arial" w:cs="Arial"/>
            <w:color w:val="FF0000"/>
            <w:szCs w:val="20"/>
          </w:rPr>
          <w:delText>click</w:delText>
        </w:r>
        <w:r w:rsidRPr="00CE6DD4" w:rsidDel="003211EA">
          <w:rPr>
            <w:rFonts w:ascii="Arial" w:hAnsi="Arial" w:cs="Arial"/>
            <w:szCs w:val="20"/>
          </w:rPr>
          <w:delText xml:space="preserve"> </w:delText>
        </w:r>
        <w:r w:rsidR="008C17D9" w:rsidDel="003211EA">
          <w:fldChar w:fldCharType="begin"/>
        </w:r>
        <w:r w:rsidR="008C17D9" w:rsidDel="003211EA">
          <w:delInstrText xml:space="preserve"> HYPERLINK "http://en.bio-protocol.org/attached/file/20170314/20170314072709_2847.pdf" </w:delInstrText>
        </w:r>
        <w:r w:rsidR="008C17D9" w:rsidDel="003211EA">
          <w:fldChar w:fldCharType="separate"/>
        </w:r>
        <w:r w:rsidRPr="00CE6DD4" w:rsidDel="003211EA">
          <w:rPr>
            <w:rStyle w:val="Hyperlink"/>
            <w:rFonts w:ascii="Arial" w:hAnsi="Arial" w:cs="Arial"/>
            <w:szCs w:val="20"/>
          </w:rPr>
          <w:delText>here</w:delText>
        </w:r>
        <w:r w:rsidR="008C17D9" w:rsidDel="003211EA">
          <w:rPr>
            <w:rStyle w:val="Hyperlink"/>
            <w:rFonts w:ascii="Arial" w:hAnsi="Arial" w:cs="Arial"/>
            <w:szCs w:val="20"/>
          </w:rPr>
          <w:fldChar w:fldCharType="end"/>
        </w:r>
        <w:r w:rsidRPr="00CE6DD4" w:rsidDel="003211EA">
          <w:rPr>
            <w:rFonts w:ascii="Arial" w:hAnsi="Arial" w:cs="Arial"/>
            <w:color w:val="FF0000"/>
            <w:szCs w:val="20"/>
          </w:rPr>
          <w:delText xml:space="preserve"> for “</w:delText>
        </w:r>
        <w:r w:rsidRPr="00CE6DD4" w:rsidDel="003211EA">
          <w:rPr>
            <w:rFonts w:ascii="Arial" w:eastAsia="Times New Roman" w:hAnsi="Arial" w:cs="Arial"/>
            <w:bCs/>
            <w:color w:val="FF0000"/>
            <w:szCs w:val="20"/>
          </w:rPr>
          <w:delText>Equipment Information Written Guidelines</w:delText>
        </w:r>
        <w:r w:rsidRPr="00CE6DD4" w:rsidDel="003211EA">
          <w:rPr>
            <w:rFonts w:ascii="Arial" w:eastAsia="Times New Roman" w:hAnsi="Arial" w:cs="Arial"/>
            <w:bCs/>
            <w:noProof/>
            <w:color w:val="FF0000"/>
            <w:szCs w:val="20"/>
          </w:rPr>
          <w:delText>”.</w:delText>
        </w:r>
      </w:del>
    </w:p>
    <w:p w14:paraId="00F85C4C" w14:textId="113BA908" w:rsidR="00892197" w:rsidRPr="00CE6DD4" w:rsidRDefault="00892197" w:rsidP="002732E3">
      <w:pPr>
        <w:adjustRightInd w:val="0"/>
        <w:snapToGrid w:val="0"/>
        <w:spacing w:line="360" w:lineRule="auto"/>
        <w:jc w:val="both"/>
        <w:rPr>
          <w:rFonts w:ascii="Arial" w:hAnsi="Arial" w:cs="Arial"/>
          <w:szCs w:val="20"/>
        </w:rPr>
      </w:pPr>
      <w:r w:rsidRPr="00CE6DD4">
        <w:rPr>
          <w:rFonts w:ascii="Arial" w:hAnsi="Arial" w:cs="Arial"/>
          <w:szCs w:val="20"/>
        </w:rPr>
        <w:tab/>
      </w:r>
    </w:p>
    <w:p w14:paraId="57023D6E" w14:textId="77777777" w:rsidR="00250872" w:rsidRPr="00CE6DD4" w:rsidRDefault="00250872" w:rsidP="00250872">
      <w:pPr>
        <w:adjustRightInd w:val="0"/>
        <w:snapToGrid w:val="0"/>
        <w:spacing w:line="360" w:lineRule="auto"/>
        <w:jc w:val="both"/>
        <w:rPr>
          <w:rFonts w:ascii="Arial" w:hAnsi="Arial" w:cs="Arial"/>
          <w:b/>
          <w:szCs w:val="20"/>
          <w:u w:val="single"/>
        </w:rPr>
      </w:pPr>
      <w:r w:rsidRPr="00CE6DD4">
        <w:rPr>
          <w:rFonts w:ascii="Arial" w:hAnsi="Arial" w:cs="Arial"/>
          <w:b/>
          <w:szCs w:val="20"/>
          <w:u w:val="single"/>
        </w:rPr>
        <w:lastRenderedPageBreak/>
        <w:t>Software</w:t>
      </w:r>
    </w:p>
    <w:p w14:paraId="25DAC10D" w14:textId="77777777" w:rsidR="00250872" w:rsidRPr="00CE6DD4" w:rsidRDefault="00250872" w:rsidP="00250872">
      <w:pPr>
        <w:adjustRightInd w:val="0"/>
        <w:snapToGrid w:val="0"/>
        <w:spacing w:line="360" w:lineRule="auto"/>
        <w:jc w:val="both"/>
        <w:rPr>
          <w:rFonts w:ascii="Arial" w:hAnsi="Arial" w:cs="Arial"/>
          <w:b/>
          <w:szCs w:val="20"/>
          <w:u w:val="single"/>
        </w:rPr>
      </w:pPr>
    </w:p>
    <w:p w14:paraId="0BFB7882" w14:textId="15FEF4AB" w:rsidR="00250872" w:rsidRPr="00CE6DD4" w:rsidRDefault="00250872" w:rsidP="00501E5A">
      <w:pPr>
        <w:pStyle w:val="ListParagraph"/>
        <w:numPr>
          <w:ilvl w:val="0"/>
          <w:numId w:val="2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Python2</w:t>
      </w:r>
    </w:p>
    <w:p w14:paraId="494ADB02" w14:textId="33F07A90" w:rsidR="00250872" w:rsidRPr="00CE6DD4" w:rsidRDefault="00250872" w:rsidP="00501E5A">
      <w:pPr>
        <w:pStyle w:val="ListParagraph"/>
        <w:numPr>
          <w:ilvl w:val="0"/>
          <w:numId w:val="2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w:t>
      </w:r>
    </w:p>
    <w:p w14:paraId="1FA7C0C0" w14:textId="77777777" w:rsidR="00250872" w:rsidRPr="00CE6DD4" w:rsidRDefault="00250872" w:rsidP="002732E3">
      <w:pPr>
        <w:adjustRightInd w:val="0"/>
        <w:snapToGrid w:val="0"/>
        <w:spacing w:line="360" w:lineRule="auto"/>
        <w:jc w:val="both"/>
        <w:rPr>
          <w:rFonts w:ascii="Arial" w:hAnsi="Arial" w:cs="Arial"/>
          <w:szCs w:val="20"/>
        </w:rPr>
      </w:pPr>
    </w:p>
    <w:p w14:paraId="52F97140"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Procedure</w:t>
      </w:r>
    </w:p>
    <w:p w14:paraId="29218357" w14:textId="77777777" w:rsidR="00D36932" w:rsidRPr="00CE6DD4" w:rsidRDefault="00D36932" w:rsidP="002732E3">
      <w:pPr>
        <w:adjustRightInd w:val="0"/>
        <w:snapToGrid w:val="0"/>
        <w:spacing w:line="360" w:lineRule="auto"/>
        <w:jc w:val="both"/>
        <w:rPr>
          <w:rFonts w:ascii="Arial" w:hAnsi="Arial" w:cs="Arial"/>
          <w:b/>
          <w:szCs w:val="20"/>
          <w:u w:val="single"/>
        </w:rPr>
      </w:pPr>
    </w:p>
    <w:p w14:paraId="467A9372" w14:textId="7E0D9519"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 xml:space="preserve">Compartment separation of root-associated microbiota </w:t>
      </w:r>
    </w:p>
    <w:p w14:paraId="677750A2" w14:textId="34E0A5D1" w:rsidR="00892197" w:rsidRPr="00CE6DD4" w:rsidRDefault="00892197" w:rsidP="00754406">
      <w:pPr>
        <w:adjustRightInd w:val="0"/>
        <w:snapToGrid w:val="0"/>
        <w:spacing w:line="360" w:lineRule="auto"/>
        <w:ind w:left="357"/>
        <w:jc w:val="both"/>
        <w:rPr>
          <w:rFonts w:ascii="Arial" w:eastAsia="Times New Roman" w:hAnsi="Arial" w:cs="Arial"/>
          <w:szCs w:val="20"/>
        </w:rPr>
      </w:pPr>
      <w:r w:rsidRPr="00CE6DD4">
        <w:rPr>
          <w:rFonts w:ascii="Arial" w:eastAsia="Times New Roman" w:hAnsi="Arial" w:cs="Arial"/>
          <w:szCs w:val="20"/>
        </w:rPr>
        <w:t>The following protocol uses a combination of washing and sonicating steps to separate the rhizosphere, rhizoplane, and endosphere fractions of the root-associated microbiota. This approach has been successfully employed to harvest compositionally distinct communities that harbor microorganisms enriched in eac</w:t>
      </w:r>
      <w:r w:rsidR="00C648EC" w:rsidRPr="00CE6DD4">
        <w:rPr>
          <w:rFonts w:ascii="Arial" w:eastAsia="Times New Roman" w:hAnsi="Arial" w:cs="Arial"/>
          <w:szCs w:val="20"/>
        </w:rPr>
        <w:t xml:space="preserve">h of these spatial compartments </w:t>
      </w:r>
      <w:r w:rsidR="00C648EC" w:rsidRPr="00CE6DD4">
        <w:rPr>
          <w:rFonts w:ascii="Arial" w:eastAsia="Times New Roman" w:hAnsi="Arial" w:cs="Arial"/>
          <w:color w:val="FF0000"/>
          <w:szCs w:val="20"/>
        </w:rPr>
        <w:t>(</w:t>
      </w:r>
      <w:r w:rsidR="00C648EC" w:rsidRPr="00CE6DD4">
        <w:rPr>
          <w:rFonts w:ascii="Arial" w:eastAsia="SimSun" w:hAnsi="Arial" w:cs="Arial"/>
          <w:color w:val="FF0000"/>
          <w:kern w:val="0"/>
          <w:szCs w:val="20"/>
          <w:lang w:eastAsia="zh-CN"/>
        </w:rPr>
        <w:t xml:space="preserve">Edwards </w:t>
      </w:r>
      <w:r w:rsidR="00C648EC" w:rsidRPr="00CE6DD4">
        <w:rPr>
          <w:rFonts w:ascii="Arial" w:eastAsia="SimSun" w:hAnsi="Arial" w:cs="Arial"/>
          <w:i/>
          <w:color w:val="FF0000"/>
          <w:kern w:val="0"/>
          <w:szCs w:val="20"/>
          <w:lang w:eastAsia="zh-CN"/>
        </w:rPr>
        <w:t>et al.</w:t>
      </w:r>
      <w:r w:rsidR="00C648EC" w:rsidRPr="00CE6DD4">
        <w:rPr>
          <w:rFonts w:ascii="Arial" w:eastAsia="SimSun" w:hAnsi="Arial" w:cs="Arial"/>
          <w:color w:val="FF0000"/>
          <w:kern w:val="0"/>
          <w:szCs w:val="20"/>
          <w:lang w:eastAsia="zh-CN"/>
        </w:rPr>
        <w:t>, 2015</w:t>
      </w:r>
      <w:r w:rsidR="00C648EC" w:rsidRPr="00CE6DD4">
        <w:rPr>
          <w:rFonts w:ascii="Arial" w:eastAsia="Times New Roman" w:hAnsi="Arial" w:cs="Arial"/>
          <w:color w:val="FF0000"/>
          <w:szCs w:val="20"/>
        </w:rPr>
        <w:t>)</w:t>
      </w:r>
      <w:r w:rsidRPr="00CE6DD4">
        <w:rPr>
          <w:rFonts w:ascii="Arial" w:eastAsia="Times New Roman" w:hAnsi="Arial" w:cs="Arial"/>
          <w:szCs w:val="20"/>
        </w:rPr>
        <w:t>.</w:t>
      </w:r>
      <w:r w:rsidR="00754406" w:rsidRPr="00CE6DD4">
        <w:rPr>
          <w:rFonts w:ascii="Arial" w:eastAsia="Times New Roman" w:hAnsi="Arial" w:cs="Arial"/>
          <w:szCs w:val="20"/>
        </w:rPr>
        <w:t xml:space="preserve"> </w:t>
      </w:r>
      <w:r w:rsidRPr="00CE6DD4">
        <w:rPr>
          <w:rFonts w:ascii="Arial" w:eastAsia="Times New Roman" w:hAnsi="Arial" w:cs="Arial"/>
          <w:szCs w:val="20"/>
        </w:rPr>
        <w:t xml:space="preserve">The protocol for separation of the rhizoplane is based on the method for </w:t>
      </w:r>
      <w:proofErr w:type="spellStart"/>
      <w:r w:rsidRPr="00CE6DD4">
        <w:rPr>
          <w:rFonts w:ascii="Arial" w:eastAsia="Times New Roman" w:hAnsi="Arial" w:cs="Arial"/>
          <w:szCs w:val="20"/>
        </w:rPr>
        <w:t>endospheric</w:t>
      </w:r>
      <w:proofErr w:type="spellEnd"/>
      <w:r w:rsidRPr="00CE6DD4">
        <w:rPr>
          <w:rFonts w:ascii="Arial" w:eastAsia="Times New Roman" w:hAnsi="Arial" w:cs="Arial"/>
          <w:szCs w:val="20"/>
        </w:rPr>
        <w:t xml:space="preserve"> bacteria isolation developed by Lundberg </w:t>
      </w:r>
      <w:r w:rsidRPr="00CE6DD4">
        <w:rPr>
          <w:rFonts w:ascii="Arial" w:eastAsia="Times New Roman" w:hAnsi="Arial" w:cs="Arial"/>
          <w:i/>
          <w:szCs w:val="20"/>
        </w:rPr>
        <w:t>et</w:t>
      </w:r>
      <w:r w:rsidRPr="00CE6DD4">
        <w:rPr>
          <w:rFonts w:ascii="Arial" w:eastAsia="Times New Roman" w:hAnsi="Arial" w:cs="Arial"/>
          <w:szCs w:val="20"/>
        </w:rPr>
        <w:t xml:space="preserve"> </w:t>
      </w:r>
      <w:r w:rsidRPr="00CE6DD4">
        <w:rPr>
          <w:rFonts w:ascii="Arial" w:eastAsia="Times New Roman" w:hAnsi="Arial" w:cs="Arial"/>
          <w:i/>
          <w:szCs w:val="20"/>
        </w:rPr>
        <w:t>al</w:t>
      </w:r>
      <w:r w:rsidRPr="00CE6DD4">
        <w:rPr>
          <w:rFonts w:ascii="Arial" w:eastAsia="Times New Roman" w:hAnsi="Arial" w:cs="Arial"/>
          <w:szCs w:val="20"/>
        </w:rPr>
        <w:t xml:space="preserve">. </w:t>
      </w:r>
      <w:r w:rsidRPr="00CE6DD4">
        <w:rPr>
          <w:rFonts w:ascii="Arial" w:eastAsia="Times New Roman" w:hAnsi="Arial" w:cs="Arial"/>
          <w:color w:val="FF0000"/>
          <w:szCs w:val="20"/>
        </w:rPr>
        <w:fldChar w:fldCharType="begin" w:fldLock="1"/>
      </w:r>
      <w:r w:rsidRPr="00CE6DD4">
        <w:rPr>
          <w:rFonts w:ascii="Arial" w:eastAsia="Times New Roman" w:hAnsi="Arial" w:cs="Arial"/>
          <w:color w:val="FF0000"/>
          <w:szCs w:val="20"/>
        </w:rPr>
        <w:instrText>ADDIN CSL_CITATION { "citationItems" : [ { "id" : "ITEM-1", "itemData" : { "DOI" : "10.1038/nature11237", "ISBN" : "0028-0836", "ISSN" : "1476-4687", "PMID" : "22859206", "abstract" : "Nature 488, 86 (2012). doi:10.1038/nature11237", "author" : [ { "dropping-particle" : "", "family" : "Lundberg", "given" : "Derek S.", "non-dropping-particle" : "", "parse-names" : false, "suffix" : "" }, { "dropping-particle" : "", "family" : "Lebeis", "given" : "Sarah L.", "non-dropping-particle" : "", "parse-names" : false, "suffix" : "" }, { "dropping-particle" : "", "family" : "Paredes", "given" : "Sur Herrera", "non-dropping-particle" : "", "parse-names" : false, "suffix" : "" }, { "dropping-particle" : "", "family" : "Yourstone", "given" : "Scott", "non-dropping-particle" : "", "parse-names" : false, "suffix" : "" }, { "dropping-particle" : "", "family" : "Gehring", "given" : "Jase", "non-dropping-particle" : "", "parse-names" : false, "suffix" : "" }, { "dropping-particle" : "", "family" : "Malfatti", "given" : "Stephanie", "non-dropping-particle" : "", "parse-names" : false, "suffix" : "" }, { "dropping-particle" : "", "family" : "Tremblay", "given" : "Julien", "non-dropping-particle" : "", "parse-names" : false, "suffix" : "" }, { "dropping-particle" : "", "family" : "Engelbrektson", "given" : "Anna", "non-dropping-particle" : "", "parse-names" : false, "suffix" : "" }, { "dropping-particle" : "", "family" : "Kunin", "given" : "Victor", "non-dropping-particle" : "", "parse-names" : false, "suffix" : "" }, { "dropping-particle" : "", "family" : "Rio", "given" : "Tijana Glavina", "non-dropping-particle" : "del", "parse-names" : false, "suffix" : "" }, { "dropping-particle" : "", "family" : "Edgar", "given" : "Robert C.", "non-dropping-particle" : "", "parse-names" : false, "suffix" : "" }, { "dropping-particle" : "", "family" : "Eickhorst", "given" : "Thilo", "non-dropping-particle" : "", "parse-names" : false, "suffix" : "" }, { "dropping-particle" : "", "family" : "Ley", "given" : "Ruth E.", "non-dropping-particle" : "", "parse-names" : false, "suffix" : "" }, { "dropping-particle" : "", "family" : "Hugenholtz", "given" : "Philip", "non-dropping-particle" : "", "parse-names" : false, "suffix" : "" }, { "dropping-particle" : "", "family" : "Tringe", "given" : "Susannah Green", "non-dropping-particle" : "", "parse-names" : false, "suffix" : "" }, { "dropping-particle" : "", "family" : "Dangl", "given" : "Jeffery L.", "non-dropping-particle" : "", "parse-names" : false, "suffix" : "" } ], "container-title" : "Nature", "id" : "ITEM-1", "issue" : "7409", "issued" : { "date-parts" : [ [ "2012", "8", "1" ] ] }, "page" : "86-90", "publisher" : "Nature Research", "title" : "Defining the core Arabidopsis thaliana root microbiome", "type" : "article-journal", "volume" : "488" }, "uris" : [ "http://www.mendeley.com/documents/?uuid=2cc71d3e-51c8-3228-9ef1-6302bae835de" ] } ], "mendeley" : { "formattedCitation" : "[2]", "plainTextFormattedCitation" : "[2]", "previouslyFormattedCitation" : "[1]" }, "properties" : {  }, "schema" : "https://github.com/citation-style-language/schema/raw/master/csl-citation.json" }</w:instrText>
      </w:r>
      <w:r w:rsidRPr="00CE6DD4">
        <w:rPr>
          <w:rFonts w:ascii="Arial" w:eastAsia="Times New Roman" w:hAnsi="Arial" w:cs="Arial"/>
          <w:color w:val="FF0000"/>
          <w:szCs w:val="20"/>
        </w:rPr>
        <w:fldChar w:fldCharType="separate"/>
      </w:r>
      <w:r w:rsidR="00C648EC" w:rsidRPr="00CE6DD4">
        <w:rPr>
          <w:rFonts w:ascii="Arial" w:eastAsia="Times New Roman" w:hAnsi="Arial" w:cs="Arial"/>
          <w:noProof/>
          <w:color w:val="FF0000"/>
          <w:szCs w:val="20"/>
        </w:rPr>
        <w:t>(2012</w:t>
      </w:r>
      <w:r w:rsidRPr="00CE6DD4">
        <w:rPr>
          <w:rFonts w:ascii="Arial" w:eastAsia="Times New Roman" w:hAnsi="Arial" w:cs="Arial"/>
          <w:color w:val="FF0000"/>
          <w:szCs w:val="20"/>
        </w:rPr>
        <w:fldChar w:fldCharType="end"/>
      </w:r>
      <w:r w:rsidR="00C648EC" w:rsidRPr="00CE6DD4">
        <w:rPr>
          <w:rFonts w:ascii="Arial" w:eastAsia="Times New Roman" w:hAnsi="Arial" w:cs="Arial"/>
          <w:color w:val="FF0000"/>
          <w:szCs w:val="20"/>
        </w:rPr>
        <w:t>)</w:t>
      </w:r>
      <w:r w:rsidR="00754406" w:rsidRPr="00CE6DD4">
        <w:rPr>
          <w:rFonts w:ascii="Arial" w:eastAsia="Times New Roman" w:hAnsi="Arial" w:cs="Arial"/>
          <w:szCs w:val="20"/>
        </w:rPr>
        <w:t>.</w:t>
      </w:r>
      <w:r w:rsidRPr="00CE6DD4">
        <w:rPr>
          <w:rFonts w:ascii="Arial" w:eastAsia="Times New Roman" w:hAnsi="Arial" w:cs="Arial"/>
          <w:szCs w:val="20"/>
        </w:rPr>
        <w:t xml:space="preserve"> The method utilizes a bath </w:t>
      </w:r>
      <w:proofErr w:type="spellStart"/>
      <w:r w:rsidRPr="00CE6DD4">
        <w:rPr>
          <w:rFonts w:ascii="Arial" w:eastAsia="Times New Roman" w:hAnsi="Arial" w:cs="Arial"/>
          <w:szCs w:val="20"/>
        </w:rPr>
        <w:t>sonicator</w:t>
      </w:r>
      <w:proofErr w:type="spellEnd"/>
      <w:r w:rsidRPr="00CE6DD4">
        <w:rPr>
          <w:rFonts w:ascii="Arial" w:eastAsia="Times New Roman" w:hAnsi="Arial" w:cs="Arial"/>
          <w:szCs w:val="20"/>
        </w:rPr>
        <w:t xml:space="preserve"> to remove the microbiota in the rhizoplane, and avoids hypochlorite treatment for the reasons detailed in Lundberg </w:t>
      </w:r>
      <w:r w:rsidRPr="00CE6DD4">
        <w:rPr>
          <w:rFonts w:ascii="Arial" w:eastAsia="Times New Roman" w:hAnsi="Arial" w:cs="Arial"/>
          <w:i/>
          <w:szCs w:val="20"/>
        </w:rPr>
        <w:t>et al</w:t>
      </w:r>
      <w:r w:rsidRPr="00CE6DD4">
        <w:rPr>
          <w:rFonts w:ascii="Arial" w:eastAsia="Times New Roman" w:hAnsi="Arial" w:cs="Arial"/>
          <w:szCs w:val="20"/>
        </w:rPr>
        <w:t>. (2012</w:t>
      </w:r>
      <w:r w:rsidR="00754406" w:rsidRPr="00CE6DD4">
        <w:rPr>
          <w:rFonts w:ascii="Arial" w:eastAsia="Times New Roman" w:hAnsi="Arial" w:cs="Arial"/>
          <w:szCs w:val="20"/>
        </w:rPr>
        <w:t>).</w:t>
      </w:r>
      <w:r w:rsidRPr="00CE6DD4">
        <w:rPr>
          <w:rFonts w:ascii="Arial" w:eastAsia="Times New Roman" w:hAnsi="Arial" w:cs="Arial"/>
          <w:szCs w:val="20"/>
        </w:rPr>
        <w:t xml:space="preserve"> Because the DNA yields from rhizoplane samples are low, the sequences can exhibit higher variability following PCR amplification, and may require additional replicates to draw statist</w:t>
      </w:r>
      <w:r w:rsidR="00754406" w:rsidRPr="00CE6DD4">
        <w:rPr>
          <w:rFonts w:ascii="Arial" w:eastAsia="Times New Roman" w:hAnsi="Arial" w:cs="Arial"/>
          <w:szCs w:val="20"/>
        </w:rPr>
        <w:t>ically significant conclusions.</w:t>
      </w:r>
      <w:r w:rsidRPr="00CE6DD4">
        <w:rPr>
          <w:rFonts w:ascii="Arial" w:eastAsia="Times New Roman" w:hAnsi="Arial" w:cs="Arial"/>
          <w:szCs w:val="20"/>
        </w:rPr>
        <w:t xml:space="preserve"> It should be noted that the compartment dissection protocol cannot ensure complete purity of samples free of contamination from adjacent compartments, especially where they overlap spatially, but despite these limitations the protocol has been proven to be efficient and reproducible for studies of</w:t>
      </w:r>
      <w:r w:rsidR="000E0C9C" w:rsidRPr="00CE6DD4">
        <w:rPr>
          <w:rFonts w:ascii="Arial" w:eastAsia="Times New Roman" w:hAnsi="Arial" w:cs="Arial"/>
          <w:szCs w:val="20"/>
        </w:rPr>
        <w:t xml:space="preserve"> overall compositional profiles</w:t>
      </w:r>
      <w:r w:rsidR="00C648EC" w:rsidRPr="00CE6DD4">
        <w:rPr>
          <w:rFonts w:ascii="Arial" w:eastAsia="Times New Roman" w:hAnsi="Arial" w:cs="Arial"/>
          <w:szCs w:val="20"/>
        </w:rPr>
        <w:t xml:space="preserve"> </w:t>
      </w:r>
      <w:r w:rsidR="00C648EC" w:rsidRPr="00CE6DD4">
        <w:rPr>
          <w:rFonts w:ascii="Arial" w:eastAsia="Times New Roman" w:hAnsi="Arial" w:cs="Arial"/>
          <w:color w:val="FF0000"/>
          <w:szCs w:val="20"/>
        </w:rPr>
        <w:t>(</w:t>
      </w:r>
      <w:r w:rsidR="00C648EC" w:rsidRPr="00CE6DD4">
        <w:rPr>
          <w:rFonts w:ascii="Arial" w:eastAsia="SimSun" w:hAnsi="Arial" w:cs="Arial"/>
          <w:color w:val="FF0000"/>
          <w:kern w:val="0"/>
          <w:szCs w:val="20"/>
          <w:lang w:eastAsia="zh-CN"/>
        </w:rPr>
        <w:t xml:space="preserve">Edwards </w:t>
      </w:r>
      <w:r w:rsidR="00C648EC" w:rsidRPr="00CE6DD4">
        <w:rPr>
          <w:rFonts w:ascii="Arial" w:eastAsia="SimSun" w:hAnsi="Arial" w:cs="Arial"/>
          <w:i/>
          <w:color w:val="FF0000"/>
          <w:kern w:val="0"/>
          <w:szCs w:val="20"/>
          <w:lang w:eastAsia="zh-CN"/>
        </w:rPr>
        <w:t>et al.</w:t>
      </w:r>
      <w:r w:rsidR="00C648EC" w:rsidRPr="00CE6DD4">
        <w:rPr>
          <w:rFonts w:ascii="Arial" w:eastAsia="SimSun" w:hAnsi="Arial" w:cs="Arial"/>
          <w:color w:val="FF0000"/>
          <w:kern w:val="0"/>
          <w:szCs w:val="20"/>
          <w:lang w:eastAsia="zh-CN"/>
        </w:rPr>
        <w:t xml:space="preserve">, 2015; Santos-Medellin </w:t>
      </w:r>
      <w:r w:rsidR="00C648EC" w:rsidRPr="00CE6DD4">
        <w:rPr>
          <w:rFonts w:ascii="Arial" w:eastAsia="SimSun" w:hAnsi="Arial" w:cs="Arial"/>
          <w:i/>
          <w:color w:val="FF0000"/>
          <w:kern w:val="0"/>
          <w:szCs w:val="20"/>
          <w:lang w:eastAsia="zh-CN"/>
        </w:rPr>
        <w:t>et</w:t>
      </w:r>
      <w:r w:rsidR="00C648EC" w:rsidRPr="00CE6DD4">
        <w:rPr>
          <w:rFonts w:ascii="Arial" w:eastAsia="SimSun" w:hAnsi="Arial" w:cs="Arial"/>
          <w:color w:val="FF0000"/>
          <w:kern w:val="0"/>
          <w:szCs w:val="20"/>
          <w:lang w:eastAsia="zh-CN"/>
        </w:rPr>
        <w:t xml:space="preserve"> </w:t>
      </w:r>
      <w:r w:rsidR="00C648EC" w:rsidRPr="00CE6DD4">
        <w:rPr>
          <w:rFonts w:ascii="Arial" w:eastAsia="SimSun" w:hAnsi="Arial" w:cs="Arial"/>
          <w:i/>
          <w:color w:val="FF0000"/>
          <w:kern w:val="0"/>
          <w:szCs w:val="20"/>
          <w:lang w:eastAsia="zh-CN"/>
        </w:rPr>
        <w:t>al.</w:t>
      </w:r>
      <w:r w:rsidR="00C648EC" w:rsidRPr="00CE6DD4">
        <w:rPr>
          <w:rFonts w:ascii="Arial" w:eastAsia="SimSun" w:hAnsi="Arial" w:cs="Arial"/>
          <w:color w:val="FF0000"/>
          <w:kern w:val="0"/>
          <w:szCs w:val="20"/>
          <w:lang w:eastAsia="zh-CN"/>
        </w:rPr>
        <w:t xml:space="preserve">, 2017; Edwards </w:t>
      </w:r>
      <w:r w:rsidR="00C648EC" w:rsidRPr="00CE6DD4">
        <w:rPr>
          <w:rFonts w:ascii="Arial" w:eastAsia="SimSun" w:hAnsi="Arial" w:cs="Arial"/>
          <w:i/>
          <w:color w:val="FF0000"/>
          <w:kern w:val="0"/>
          <w:szCs w:val="20"/>
          <w:lang w:eastAsia="zh-CN"/>
        </w:rPr>
        <w:t>et al.</w:t>
      </w:r>
      <w:r w:rsidR="00C648EC" w:rsidRPr="00CE6DD4">
        <w:rPr>
          <w:rFonts w:ascii="Arial" w:eastAsia="SimSun" w:hAnsi="Arial" w:cs="Arial"/>
          <w:color w:val="FF0000"/>
          <w:kern w:val="0"/>
          <w:szCs w:val="20"/>
          <w:lang w:eastAsia="zh-CN"/>
        </w:rPr>
        <w:t>, 2018</w:t>
      </w:r>
      <w:r w:rsidR="00C648EC" w:rsidRPr="00CE6DD4">
        <w:rPr>
          <w:rFonts w:ascii="Arial" w:eastAsia="Times New Roman" w:hAnsi="Arial" w:cs="Arial"/>
          <w:color w:val="FF0000"/>
          <w:szCs w:val="20"/>
        </w:rPr>
        <w:t>)</w:t>
      </w:r>
      <w:r w:rsidR="00754406" w:rsidRPr="00CE6DD4">
        <w:rPr>
          <w:rFonts w:ascii="Arial" w:eastAsia="Times New Roman" w:hAnsi="Arial" w:cs="Arial"/>
          <w:szCs w:val="20"/>
        </w:rPr>
        <w:t xml:space="preserve">. </w:t>
      </w:r>
      <w:ins w:id="67" w:author="Joseph Edwards" w:date="2018-03-23T17:28:00Z">
        <w:r w:rsidR="003211EA">
          <w:rPr>
            <w:rFonts w:ascii="Arial" w:eastAsia="Times New Roman" w:hAnsi="Arial" w:cs="Arial"/>
            <w:szCs w:val="20"/>
          </w:rPr>
          <w:t>All steps are visually detailed in Video 1.</w:t>
        </w:r>
      </w:ins>
    </w:p>
    <w:p w14:paraId="378662E7" w14:textId="7DD5FBDB"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gloves, harvest the rice plant by firmly holding the shoot and slowly pulling the root system out of the ground (Fig</w:t>
      </w:r>
      <w:r w:rsidR="0084788D" w:rsidRPr="00CE6DD4">
        <w:rPr>
          <w:rFonts w:ascii="Arial" w:hAnsi="Arial" w:cs="Arial"/>
          <w:szCs w:val="20"/>
        </w:rPr>
        <w:t>ure</w:t>
      </w:r>
      <w:r w:rsidRPr="00CE6DD4">
        <w:rPr>
          <w:rFonts w:ascii="Arial" w:hAnsi="Arial" w:cs="Arial"/>
          <w:szCs w:val="20"/>
        </w:rPr>
        <w:t xml:space="preserve"> 1A). In the case of seedlings, carefully scoop the roots to avoid ripping the tissue. </w:t>
      </w:r>
    </w:p>
    <w:p w14:paraId="398CF6B5" w14:textId="408CDC52"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Vigorously shake the roots to remove loose soil, leaving only the soil layer firmly attached to the root. This layer constitutes the rhizosphere compartment (Fig</w:t>
      </w:r>
      <w:r w:rsidR="0084788D" w:rsidRPr="00CE6DD4">
        <w:rPr>
          <w:rFonts w:ascii="Arial" w:hAnsi="Arial" w:cs="Arial"/>
          <w:szCs w:val="20"/>
        </w:rPr>
        <w:t>ure 1B).</w:t>
      </w:r>
    </w:p>
    <w:p w14:paraId="6FE15FD5" w14:textId="2516AE00"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flame-sterilized scissors, cut ~5 cm of root immediately below the root-shoot junction (red box Fig</w:t>
      </w:r>
      <w:r w:rsidR="0084788D" w:rsidRPr="00CE6DD4">
        <w:rPr>
          <w:rFonts w:ascii="Arial" w:hAnsi="Arial" w:cs="Arial"/>
          <w:szCs w:val="20"/>
        </w:rPr>
        <w:t>ure</w:t>
      </w:r>
      <w:r w:rsidRPr="00CE6DD4">
        <w:rPr>
          <w:rFonts w:ascii="Arial" w:hAnsi="Arial" w:cs="Arial"/>
          <w:szCs w:val="20"/>
        </w:rPr>
        <w:t xml:space="preserve"> 1B, Fig</w:t>
      </w:r>
      <w:r w:rsidR="0084788D" w:rsidRPr="00CE6DD4">
        <w:rPr>
          <w:rFonts w:ascii="Arial" w:hAnsi="Arial" w:cs="Arial"/>
          <w:szCs w:val="20"/>
        </w:rPr>
        <w:t>ure</w:t>
      </w:r>
      <w:r w:rsidRPr="00CE6DD4">
        <w:rPr>
          <w:rFonts w:ascii="Arial" w:hAnsi="Arial" w:cs="Arial"/>
          <w:szCs w:val="20"/>
        </w:rPr>
        <w:t xml:space="preserve"> 1C) and place the tissue in a sterile 50 m</w:t>
      </w:r>
      <w:r w:rsidR="0084788D" w:rsidRPr="00CE6DD4">
        <w:rPr>
          <w:rFonts w:ascii="Arial" w:hAnsi="Arial" w:cs="Arial"/>
          <w:szCs w:val="20"/>
        </w:rPr>
        <w:t>l</w:t>
      </w:r>
      <w:r w:rsidRPr="00CE6DD4">
        <w:rPr>
          <w:rFonts w:ascii="Arial" w:hAnsi="Arial" w:cs="Arial"/>
          <w:szCs w:val="20"/>
        </w:rPr>
        <w:t xml:space="preserve"> Falcon tube with 15 m</w:t>
      </w:r>
      <w:r w:rsidR="0084788D" w:rsidRPr="00CE6DD4">
        <w:rPr>
          <w:rFonts w:ascii="Arial" w:hAnsi="Arial" w:cs="Arial"/>
          <w:szCs w:val="20"/>
        </w:rPr>
        <w:t xml:space="preserve">l </w:t>
      </w:r>
      <w:r w:rsidRPr="00CE6DD4">
        <w:rPr>
          <w:rFonts w:ascii="Arial" w:hAnsi="Arial" w:cs="Arial"/>
          <w:szCs w:val="20"/>
        </w:rPr>
        <w:t>of autoclaved PBS solution. For potted plants, avoid collecting roots immediately adjacent to the inner walls.</w:t>
      </w:r>
    </w:p>
    <w:p w14:paraId="342665AA" w14:textId="103EEB52"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Separate the rhizosphere fraction by </w:t>
      </w:r>
      <w:proofErr w:type="spellStart"/>
      <w:r w:rsidRPr="00CE6DD4">
        <w:rPr>
          <w:rFonts w:ascii="Arial" w:hAnsi="Arial" w:cs="Arial"/>
          <w:szCs w:val="20"/>
        </w:rPr>
        <w:t>vortexing</w:t>
      </w:r>
      <w:proofErr w:type="spellEnd"/>
      <w:r w:rsidRPr="00CE6DD4">
        <w:rPr>
          <w:rFonts w:ascii="Arial" w:hAnsi="Arial" w:cs="Arial"/>
          <w:szCs w:val="20"/>
        </w:rPr>
        <w:t xml:space="preserve"> the roots until the attached soil is suspended in the PBS solution (</w:t>
      </w:r>
      <w:del w:id="68" w:author="Joseph Edwards" w:date="2018-03-23T17:14:00Z">
        <w:r w:rsidRPr="00CE6DD4" w:rsidDel="00BB48EC">
          <w:rPr>
            <w:rFonts w:ascii="Arial" w:hAnsi="Arial" w:cs="Arial"/>
            <w:strike/>
            <w:color w:val="FF0000"/>
            <w:szCs w:val="20"/>
          </w:rPr>
          <w:delText>Sup</w:delText>
        </w:r>
        <w:r w:rsidRPr="00CE6DD4" w:rsidDel="00BB48EC">
          <w:rPr>
            <w:rFonts w:ascii="Arial" w:hAnsi="Arial" w:cs="Arial"/>
            <w:szCs w:val="20"/>
          </w:rPr>
          <w:delText xml:space="preserve"> </w:delText>
        </w:r>
      </w:del>
      <w:hyperlink r:id="rId9" w:history="1">
        <w:r w:rsidRPr="00CE6DD4">
          <w:rPr>
            <w:rStyle w:val="Hyperlink"/>
            <w:rFonts w:ascii="Arial" w:hAnsi="Arial" w:cs="Arial"/>
            <w:color w:val="FF0000"/>
            <w:szCs w:val="20"/>
          </w:rPr>
          <w:t>Fig</w:t>
        </w:r>
        <w:r w:rsidR="0084788D" w:rsidRPr="00CE6DD4">
          <w:rPr>
            <w:rStyle w:val="Hyperlink"/>
            <w:rFonts w:ascii="Arial" w:hAnsi="Arial" w:cs="Arial"/>
            <w:color w:val="FF0000"/>
            <w:szCs w:val="20"/>
          </w:rPr>
          <w:t>ure</w:t>
        </w:r>
        <w:r w:rsidRPr="00CE6DD4">
          <w:rPr>
            <w:rStyle w:val="Hyperlink"/>
            <w:rFonts w:ascii="Arial" w:hAnsi="Arial" w:cs="Arial"/>
            <w:color w:val="FF0000"/>
            <w:szCs w:val="20"/>
          </w:rPr>
          <w:t xml:space="preserve"> </w:t>
        </w:r>
        <w:r w:rsidR="0084788D" w:rsidRPr="00CE6DD4">
          <w:rPr>
            <w:rStyle w:val="Hyperlink"/>
            <w:rFonts w:ascii="Arial" w:hAnsi="Arial" w:cs="Arial"/>
            <w:color w:val="FF0000"/>
            <w:szCs w:val="20"/>
          </w:rPr>
          <w:t>S</w:t>
        </w:r>
        <w:r w:rsidRPr="00CE6DD4">
          <w:rPr>
            <w:rStyle w:val="Hyperlink"/>
            <w:rFonts w:ascii="Arial" w:hAnsi="Arial" w:cs="Arial"/>
            <w:color w:val="FF0000"/>
            <w:szCs w:val="20"/>
          </w:rPr>
          <w:t>1</w:t>
        </w:r>
      </w:hyperlink>
      <w:r w:rsidRPr="00CE6DD4">
        <w:rPr>
          <w:rFonts w:ascii="Arial" w:hAnsi="Arial" w:cs="Arial"/>
          <w:szCs w:val="20"/>
        </w:rPr>
        <w:t xml:space="preserve">). </w:t>
      </w:r>
    </w:p>
    <w:p w14:paraId="40170B31" w14:textId="1B2830D3"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flame-sterilized forceps, transfer the roots to a new 50 m</w:t>
      </w:r>
      <w:r w:rsidR="0084788D" w:rsidRPr="00CE6DD4">
        <w:rPr>
          <w:rFonts w:ascii="Arial" w:hAnsi="Arial" w:cs="Arial"/>
          <w:szCs w:val="20"/>
        </w:rPr>
        <w:t>l</w:t>
      </w:r>
      <w:r w:rsidRPr="00CE6DD4">
        <w:rPr>
          <w:rFonts w:ascii="Arial" w:hAnsi="Arial" w:cs="Arial"/>
          <w:szCs w:val="20"/>
        </w:rPr>
        <w:t xml:space="preserve"> </w:t>
      </w:r>
      <w:r w:rsidR="0084788D" w:rsidRPr="00CE6DD4">
        <w:rPr>
          <w:rFonts w:ascii="Arial" w:hAnsi="Arial" w:cs="Arial"/>
          <w:szCs w:val="20"/>
        </w:rPr>
        <w:t>F</w:t>
      </w:r>
      <w:r w:rsidRPr="00CE6DD4">
        <w:rPr>
          <w:rFonts w:ascii="Arial" w:hAnsi="Arial" w:cs="Arial"/>
          <w:szCs w:val="20"/>
        </w:rPr>
        <w:t>alcon tube and wash thoroughly with PBS solution to remove any soil still adhered to the roots (Fig</w:t>
      </w:r>
      <w:r w:rsidR="0084788D" w:rsidRPr="00CE6DD4">
        <w:rPr>
          <w:rFonts w:ascii="Arial" w:hAnsi="Arial" w:cs="Arial"/>
          <w:szCs w:val="20"/>
        </w:rPr>
        <w:t>ure</w:t>
      </w:r>
      <w:r w:rsidRPr="00CE6DD4">
        <w:rPr>
          <w:rFonts w:ascii="Arial" w:hAnsi="Arial" w:cs="Arial"/>
          <w:szCs w:val="20"/>
        </w:rPr>
        <w:t xml:space="preserve"> 1D). Add 10 m</w:t>
      </w:r>
      <w:r w:rsidR="0084788D" w:rsidRPr="00CE6DD4">
        <w:rPr>
          <w:rFonts w:ascii="Arial" w:hAnsi="Arial" w:cs="Arial"/>
          <w:szCs w:val="20"/>
        </w:rPr>
        <w:t>l</w:t>
      </w:r>
      <w:r w:rsidRPr="00CE6DD4">
        <w:rPr>
          <w:rFonts w:ascii="Arial" w:hAnsi="Arial" w:cs="Arial"/>
          <w:szCs w:val="20"/>
        </w:rPr>
        <w:t xml:space="preserve"> of fresh PBS solution to the clean roots. The roots should be completely free of soil before proceeding to Step </w:t>
      </w:r>
      <w:r w:rsidR="0084788D" w:rsidRPr="00CE6DD4">
        <w:rPr>
          <w:rFonts w:ascii="Arial" w:hAnsi="Arial" w:cs="Arial"/>
          <w:color w:val="FF0000"/>
          <w:szCs w:val="20"/>
        </w:rPr>
        <w:t>A6</w:t>
      </w:r>
      <w:r w:rsidRPr="00CE6DD4">
        <w:rPr>
          <w:rFonts w:ascii="Arial" w:hAnsi="Arial" w:cs="Arial"/>
          <w:szCs w:val="20"/>
        </w:rPr>
        <w:t xml:space="preserve"> (Fig</w:t>
      </w:r>
      <w:r w:rsidR="0084788D" w:rsidRPr="00CE6DD4">
        <w:rPr>
          <w:rFonts w:ascii="Arial" w:hAnsi="Arial" w:cs="Arial"/>
          <w:szCs w:val="20"/>
        </w:rPr>
        <w:t>ure</w:t>
      </w:r>
      <w:r w:rsidRPr="00CE6DD4">
        <w:rPr>
          <w:rFonts w:ascii="Arial" w:hAnsi="Arial" w:cs="Arial"/>
          <w:szCs w:val="20"/>
        </w:rPr>
        <w:t xml:space="preserve"> 1D).</w:t>
      </w:r>
    </w:p>
    <w:p w14:paraId="3FF85F68" w14:textId="77777777" w:rsidR="00D33EAC" w:rsidRPr="00CE6DD4" w:rsidRDefault="00D33EAC" w:rsidP="00D33EAC">
      <w:pPr>
        <w:adjustRightInd w:val="0"/>
        <w:snapToGrid w:val="0"/>
        <w:spacing w:line="360" w:lineRule="auto"/>
        <w:ind w:left="714"/>
        <w:jc w:val="both"/>
        <w:rPr>
          <w:rFonts w:ascii="Arial" w:hAnsi="Arial" w:cs="Arial"/>
          <w:szCs w:val="20"/>
        </w:rPr>
      </w:pPr>
      <w:r w:rsidRPr="00CE6DD4">
        <w:rPr>
          <w:rFonts w:ascii="Arial" w:hAnsi="Arial" w:cs="Arial"/>
          <w:noProof/>
          <w:szCs w:val="20"/>
          <w:lang w:eastAsia="en-US"/>
        </w:rPr>
        <w:lastRenderedPageBreak/>
        <w:drawing>
          <wp:inline distT="0" distB="0" distL="0" distR="0" wp14:anchorId="27887EE2" wp14:editId="3A7860B8">
            <wp:extent cx="5306695" cy="3102610"/>
            <wp:effectExtent l="0" t="0" r="8255" b="2540"/>
            <wp:docPr id="7" name="图片 7" descr="D:\Reformatting\03122018 Reformatting\234796-0101902\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formatting\03122018 Reformatting\234796-0101902\Figur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695" cy="3102610"/>
                    </a:xfrm>
                    <a:prstGeom prst="rect">
                      <a:avLst/>
                    </a:prstGeom>
                    <a:noFill/>
                    <a:ln>
                      <a:noFill/>
                    </a:ln>
                  </pic:spPr>
                </pic:pic>
              </a:graphicData>
            </a:graphic>
          </wp:inline>
        </w:drawing>
      </w:r>
    </w:p>
    <w:p w14:paraId="3670FC36" w14:textId="77777777" w:rsidR="00D33EAC" w:rsidRPr="00CE6DD4" w:rsidRDefault="00D33EAC" w:rsidP="00D33EAC">
      <w:pPr>
        <w:adjustRightInd w:val="0"/>
        <w:snapToGrid w:val="0"/>
        <w:spacing w:line="360" w:lineRule="auto"/>
        <w:ind w:left="714"/>
        <w:jc w:val="both"/>
        <w:rPr>
          <w:rFonts w:ascii="Arial" w:hAnsi="Arial" w:cs="Arial"/>
          <w:szCs w:val="20"/>
        </w:rPr>
      </w:pPr>
      <w:r w:rsidRPr="00CE6DD4">
        <w:rPr>
          <w:rFonts w:ascii="Arial" w:hAnsi="Arial" w:cs="Arial"/>
          <w:b/>
          <w:szCs w:val="20"/>
        </w:rPr>
        <w:t>Figure 1. Root harvesting and processing for microbiome studies.</w:t>
      </w:r>
      <w:r w:rsidRPr="00CE6DD4">
        <w:rPr>
          <w:rFonts w:ascii="Arial" w:hAnsi="Arial" w:cs="Arial"/>
          <w:szCs w:val="20"/>
        </w:rPr>
        <w:t xml:space="preserve"> (A) Rice roots pulled out of the soil (B) Rice roots after being vigorously shaken to remove loose soil. The red box indicates the ~5 cm of root cut with flame-sterilized scissors. (C) Rice root section collected into 50 ml Falcon tubes for compartment separation. The soil layer firmly attached to the roots constitutes the rhizosphere. (D) Rice root section after being thoroughly washed with sterile PBS solution. </w:t>
      </w:r>
    </w:p>
    <w:p w14:paraId="6FBE56DF" w14:textId="77777777" w:rsidR="00D33EAC" w:rsidRPr="00CE6DD4" w:rsidRDefault="00D33EAC" w:rsidP="00D33EAC">
      <w:pPr>
        <w:pBdr>
          <w:top w:val="nil"/>
          <w:left w:val="nil"/>
          <w:bottom w:val="nil"/>
          <w:right w:val="nil"/>
          <w:between w:val="nil"/>
        </w:pBdr>
        <w:adjustRightInd w:val="0"/>
        <w:snapToGrid w:val="0"/>
        <w:spacing w:line="360" w:lineRule="auto"/>
        <w:ind w:left="714"/>
        <w:jc w:val="both"/>
        <w:rPr>
          <w:rFonts w:ascii="Arial" w:hAnsi="Arial" w:cs="Arial"/>
          <w:szCs w:val="20"/>
        </w:rPr>
      </w:pPr>
    </w:p>
    <w:p w14:paraId="4F1527DF" w14:textId="50AED1CC"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Separate the rhizoplane compartment by sonicating the roots for 30 </w:t>
      </w:r>
      <w:proofErr w:type="gramStart"/>
      <w:r w:rsidRPr="00CE6DD4">
        <w:rPr>
          <w:rFonts w:ascii="Arial" w:hAnsi="Arial" w:cs="Arial"/>
          <w:szCs w:val="20"/>
        </w:rPr>
        <w:t>sec</w:t>
      </w:r>
      <w:proofErr w:type="gramEnd"/>
      <w:r w:rsidRPr="00CE6DD4">
        <w:rPr>
          <w:rFonts w:ascii="Arial" w:hAnsi="Arial" w:cs="Arial"/>
          <w:szCs w:val="20"/>
        </w:rPr>
        <w:t xml:space="preserve"> at 50-60 Hz and transferring the 10 m</w:t>
      </w:r>
      <w:r w:rsidR="0084788D" w:rsidRPr="00CE6DD4">
        <w:rPr>
          <w:rFonts w:ascii="Arial" w:hAnsi="Arial" w:cs="Arial"/>
          <w:szCs w:val="20"/>
        </w:rPr>
        <w:t>l</w:t>
      </w:r>
      <w:r w:rsidRPr="00CE6DD4">
        <w:rPr>
          <w:rFonts w:ascii="Arial" w:hAnsi="Arial" w:cs="Arial"/>
          <w:szCs w:val="20"/>
        </w:rPr>
        <w:t xml:space="preserve"> of PBS with the sonicated microbes (</w:t>
      </w:r>
      <w:del w:id="69" w:author="Joseph Edwards" w:date="2018-03-23T17:22:00Z">
        <w:r w:rsidR="0084788D" w:rsidRPr="00CE6DD4" w:rsidDel="004918E4">
          <w:rPr>
            <w:rFonts w:ascii="Arial" w:hAnsi="Arial" w:cs="Arial"/>
            <w:strike/>
            <w:color w:val="FF0000"/>
            <w:szCs w:val="20"/>
          </w:rPr>
          <w:delText>Sup</w:delText>
        </w:r>
        <w:r w:rsidR="0084788D" w:rsidRPr="00CE6DD4" w:rsidDel="004918E4">
          <w:rPr>
            <w:rFonts w:ascii="Arial" w:hAnsi="Arial" w:cs="Arial"/>
            <w:szCs w:val="20"/>
          </w:rPr>
          <w:delText xml:space="preserve"> </w:delText>
        </w:r>
      </w:del>
      <w:hyperlink r:id="rId11" w:history="1">
        <w:r w:rsidR="00B852D2" w:rsidRPr="00CE6DD4">
          <w:rPr>
            <w:rStyle w:val="Hyperlink"/>
            <w:rFonts w:ascii="Arial" w:hAnsi="Arial" w:cs="Arial"/>
            <w:color w:val="FF0000"/>
            <w:szCs w:val="20"/>
          </w:rPr>
          <w:t>Figure S1</w:t>
        </w:r>
      </w:hyperlink>
      <w:r w:rsidRPr="00CE6DD4">
        <w:rPr>
          <w:rFonts w:ascii="Arial" w:hAnsi="Arial" w:cs="Arial"/>
          <w:szCs w:val="20"/>
        </w:rPr>
        <w:t xml:space="preserve">). </w:t>
      </w:r>
    </w:p>
    <w:p w14:paraId="79A78461" w14:textId="146E72DC"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enough fresh PBS to fully cover the roots and sonicate for 30 sec at 50-60 Hz. Discard the PBS and repeat this step once more. The thrice-sonicated roots constitute the endosphere compartment (</w:t>
      </w:r>
      <w:del w:id="70" w:author="Joseph Edwards" w:date="2018-03-23T17:22:00Z">
        <w:r w:rsidR="0084788D" w:rsidRPr="00CE6DD4" w:rsidDel="004918E4">
          <w:rPr>
            <w:rFonts w:ascii="Arial" w:hAnsi="Arial" w:cs="Arial"/>
            <w:strike/>
            <w:color w:val="FF0000"/>
            <w:szCs w:val="20"/>
          </w:rPr>
          <w:delText>Sup</w:delText>
        </w:r>
        <w:r w:rsidR="0084788D" w:rsidRPr="00CE6DD4" w:rsidDel="004918E4">
          <w:rPr>
            <w:rFonts w:ascii="Arial" w:hAnsi="Arial" w:cs="Arial"/>
            <w:szCs w:val="20"/>
          </w:rPr>
          <w:delText xml:space="preserve"> </w:delText>
        </w:r>
      </w:del>
      <w:hyperlink r:id="rId12" w:history="1">
        <w:r w:rsidR="00B852D2" w:rsidRPr="00CE6DD4">
          <w:rPr>
            <w:rStyle w:val="Hyperlink"/>
            <w:rFonts w:ascii="Arial" w:hAnsi="Arial" w:cs="Arial"/>
            <w:color w:val="FF0000"/>
            <w:szCs w:val="20"/>
          </w:rPr>
          <w:t>Figure S1</w:t>
        </w:r>
      </w:hyperlink>
      <w:r w:rsidRPr="00CE6DD4">
        <w:rPr>
          <w:rFonts w:ascii="Arial" w:hAnsi="Arial" w:cs="Arial"/>
          <w:szCs w:val="20"/>
        </w:rPr>
        <w:t xml:space="preserve">). </w:t>
      </w:r>
    </w:p>
    <w:p w14:paraId="2A8E6C6F" w14:textId="77777777" w:rsidR="00892197" w:rsidRPr="00CE6DD4" w:rsidRDefault="00892197" w:rsidP="002732E3">
      <w:pPr>
        <w:adjustRightInd w:val="0"/>
        <w:snapToGrid w:val="0"/>
        <w:spacing w:line="360" w:lineRule="auto"/>
        <w:jc w:val="both"/>
        <w:rPr>
          <w:rFonts w:ascii="Arial" w:hAnsi="Arial" w:cs="Arial"/>
          <w:szCs w:val="20"/>
        </w:rPr>
      </w:pPr>
    </w:p>
    <w:p w14:paraId="34E2A715" w14:textId="16528CCD"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DNA Extraction</w:t>
      </w:r>
    </w:p>
    <w:p w14:paraId="7630926A" w14:textId="77777777" w:rsidR="00892197" w:rsidRPr="00CE6DD4" w:rsidRDefault="00892197" w:rsidP="0084788D">
      <w:pPr>
        <w:adjustRightInd w:val="0"/>
        <w:snapToGrid w:val="0"/>
        <w:spacing w:line="360" w:lineRule="auto"/>
        <w:ind w:left="357"/>
        <w:jc w:val="both"/>
        <w:rPr>
          <w:rFonts w:ascii="Arial" w:hAnsi="Arial" w:cs="Arial"/>
          <w:szCs w:val="20"/>
        </w:rPr>
      </w:pPr>
      <w:r w:rsidRPr="00CE6DD4">
        <w:rPr>
          <w:rFonts w:ascii="Arial" w:hAnsi="Arial" w:cs="Arial"/>
          <w:szCs w:val="20"/>
        </w:rPr>
        <w:t xml:space="preserve">Use the </w:t>
      </w:r>
      <w:proofErr w:type="spellStart"/>
      <w:r w:rsidRPr="00CE6DD4">
        <w:rPr>
          <w:rFonts w:ascii="Arial" w:hAnsi="Arial" w:cs="Arial"/>
          <w:szCs w:val="20"/>
        </w:rPr>
        <w:t>DNeasy</w:t>
      </w:r>
      <w:proofErr w:type="spellEnd"/>
      <w:r w:rsidRPr="00CE6DD4">
        <w:rPr>
          <w:rFonts w:ascii="Arial" w:hAnsi="Arial" w:cs="Arial"/>
          <w:szCs w:val="20"/>
        </w:rPr>
        <w:t xml:space="preserve"> </w:t>
      </w:r>
      <w:proofErr w:type="spellStart"/>
      <w:r w:rsidRPr="00CE6DD4">
        <w:rPr>
          <w:rFonts w:ascii="Arial" w:hAnsi="Arial" w:cs="Arial"/>
          <w:szCs w:val="20"/>
        </w:rPr>
        <w:t>PowerSoil</w:t>
      </w:r>
      <w:proofErr w:type="spellEnd"/>
      <w:r w:rsidRPr="00CE6DD4">
        <w:rPr>
          <w:rFonts w:ascii="Arial" w:hAnsi="Arial" w:cs="Arial"/>
          <w:szCs w:val="20"/>
        </w:rPr>
        <w:t xml:space="preserve"> kit to isolate the genomic DNA from the root-associated communities. The input for each of the compartments is as follows:</w:t>
      </w:r>
    </w:p>
    <w:p w14:paraId="406DD8C8" w14:textId="1012FC37"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rhizosphere compartment, add 500 µ</w:t>
      </w:r>
      <w:r w:rsidR="0084788D" w:rsidRPr="00CE6DD4">
        <w:rPr>
          <w:rFonts w:ascii="Arial" w:hAnsi="Arial" w:cs="Arial"/>
          <w:szCs w:val="20"/>
        </w:rPr>
        <w:t>l</w:t>
      </w:r>
      <w:r w:rsidRPr="00CE6DD4">
        <w:rPr>
          <w:rFonts w:ascii="Arial" w:hAnsi="Arial" w:cs="Arial"/>
          <w:szCs w:val="20"/>
        </w:rPr>
        <w:t xml:space="preserve"> of the soil suspension generated in Step </w:t>
      </w:r>
      <w:r w:rsidR="0084788D" w:rsidRPr="00CE6DD4">
        <w:rPr>
          <w:rFonts w:ascii="Arial" w:hAnsi="Arial" w:cs="Arial"/>
          <w:color w:val="FF0000"/>
          <w:szCs w:val="20"/>
        </w:rPr>
        <w:t>A4</w:t>
      </w:r>
      <w:r w:rsidRPr="00CE6DD4">
        <w:rPr>
          <w:rFonts w:ascii="Arial" w:hAnsi="Arial" w:cs="Arial"/>
          <w:szCs w:val="20"/>
        </w:rPr>
        <w:t xml:space="preserve"> to a </w:t>
      </w:r>
      <w:proofErr w:type="spellStart"/>
      <w:r w:rsidRPr="00CE6DD4">
        <w:rPr>
          <w:rFonts w:ascii="Arial" w:hAnsi="Arial" w:cs="Arial"/>
          <w:szCs w:val="20"/>
        </w:rPr>
        <w:t>PowerBead</w:t>
      </w:r>
      <w:proofErr w:type="spellEnd"/>
      <w:r w:rsidRPr="00CE6DD4">
        <w:rPr>
          <w:rFonts w:ascii="Arial" w:hAnsi="Arial" w:cs="Arial"/>
          <w:szCs w:val="20"/>
        </w:rPr>
        <w:t xml:space="preserve"> tube.</w:t>
      </w:r>
    </w:p>
    <w:p w14:paraId="51223644" w14:textId="7E9B2EFD"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rhizoplane compartment, add 1.5 m</w:t>
      </w:r>
      <w:r w:rsidR="0084788D" w:rsidRPr="00CE6DD4">
        <w:rPr>
          <w:rFonts w:ascii="Arial" w:hAnsi="Arial" w:cs="Arial"/>
          <w:szCs w:val="20"/>
        </w:rPr>
        <w:t>l</w:t>
      </w:r>
      <w:r w:rsidRPr="00CE6DD4">
        <w:rPr>
          <w:rFonts w:ascii="Arial" w:hAnsi="Arial" w:cs="Arial"/>
          <w:szCs w:val="20"/>
        </w:rPr>
        <w:t xml:space="preserve"> of the microbial suspension generated in Step </w:t>
      </w:r>
      <w:r w:rsidR="0084788D" w:rsidRPr="00CE6DD4">
        <w:rPr>
          <w:rFonts w:ascii="Arial" w:hAnsi="Arial" w:cs="Arial"/>
          <w:color w:val="FF0000"/>
          <w:szCs w:val="20"/>
        </w:rPr>
        <w:t>A6</w:t>
      </w:r>
      <w:r w:rsidRPr="00CE6DD4">
        <w:rPr>
          <w:rFonts w:ascii="Arial" w:hAnsi="Arial" w:cs="Arial"/>
          <w:szCs w:val="20"/>
        </w:rPr>
        <w:t xml:space="preserve"> to a microfuge tube. Spin down at 10,000 </w:t>
      </w:r>
      <w:r w:rsidRPr="00CE6DD4">
        <w:rPr>
          <w:rFonts w:ascii="Arial" w:hAnsi="Arial" w:cs="Arial"/>
          <w:i/>
          <w:szCs w:val="20"/>
        </w:rPr>
        <w:t>x g</w:t>
      </w:r>
      <w:r w:rsidRPr="00CE6DD4">
        <w:rPr>
          <w:rFonts w:ascii="Arial" w:hAnsi="Arial" w:cs="Arial"/>
          <w:szCs w:val="20"/>
        </w:rPr>
        <w:t xml:space="preserve"> for 1 min and discard 1 m</w:t>
      </w:r>
      <w:r w:rsidR="0084788D" w:rsidRPr="00CE6DD4">
        <w:rPr>
          <w:rFonts w:ascii="Arial" w:hAnsi="Arial" w:cs="Arial"/>
          <w:szCs w:val="20"/>
        </w:rPr>
        <w:t>l</w:t>
      </w:r>
      <w:r w:rsidRPr="00CE6DD4">
        <w:rPr>
          <w:rFonts w:ascii="Arial" w:hAnsi="Arial" w:cs="Arial"/>
          <w:szCs w:val="20"/>
        </w:rPr>
        <w:t xml:space="preserve"> of supernatant. Add 1 m</w:t>
      </w:r>
      <w:r w:rsidR="0084788D" w:rsidRPr="00CE6DD4">
        <w:rPr>
          <w:rFonts w:ascii="Arial" w:hAnsi="Arial" w:cs="Arial"/>
          <w:szCs w:val="20"/>
        </w:rPr>
        <w:t>l</w:t>
      </w:r>
      <w:r w:rsidRPr="00CE6DD4">
        <w:rPr>
          <w:rFonts w:ascii="Arial" w:hAnsi="Arial" w:cs="Arial"/>
          <w:szCs w:val="20"/>
        </w:rPr>
        <w:t xml:space="preserve"> of microbial suspension, spin down (10,000 </w:t>
      </w:r>
      <w:r w:rsidRPr="00CE6DD4">
        <w:rPr>
          <w:rFonts w:ascii="Arial" w:hAnsi="Arial" w:cs="Arial"/>
          <w:i/>
          <w:szCs w:val="20"/>
        </w:rPr>
        <w:t>x g</w:t>
      </w:r>
      <w:r w:rsidRPr="00CE6DD4">
        <w:rPr>
          <w:rFonts w:ascii="Arial" w:hAnsi="Arial" w:cs="Arial"/>
          <w:szCs w:val="20"/>
        </w:rPr>
        <w:t xml:space="preserve"> for 1 min), and discard 1 m</w:t>
      </w:r>
      <w:r w:rsidR="0084788D" w:rsidRPr="00CE6DD4">
        <w:rPr>
          <w:rFonts w:ascii="Arial" w:hAnsi="Arial" w:cs="Arial"/>
          <w:szCs w:val="20"/>
        </w:rPr>
        <w:t>l</w:t>
      </w:r>
      <w:r w:rsidRPr="00CE6DD4">
        <w:rPr>
          <w:rFonts w:ascii="Arial" w:hAnsi="Arial" w:cs="Arial"/>
          <w:szCs w:val="20"/>
        </w:rPr>
        <w:t xml:space="preserve">. Repeat these steps once more for a total of three centrifugations. </w:t>
      </w:r>
      <w:proofErr w:type="spellStart"/>
      <w:r w:rsidRPr="00CE6DD4">
        <w:rPr>
          <w:rFonts w:ascii="Arial" w:hAnsi="Arial" w:cs="Arial"/>
          <w:szCs w:val="20"/>
        </w:rPr>
        <w:t>Resuspend</w:t>
      </w:r>
      <w:proofErr w:type="spellEnd"/>
      <w:r w:rsidRPr="00CE6DD4">
        <w:rPr>
          <w:rFonts w:ascii="Arial" w:hAnsi="Arial" w:cs="Arial"/>
          <w:szCs w:val="20"/>
        </w:rPr>
        <w:t xml:space="preserve"> the pellet, and transfer the 500 µ</w:t>
      </w:r>
      <w:r w:rsidR="0084788D" w:rsidRPr="00CE6DD4">
        <w:rPr>
          <w:rFonts w:ascii="Arial" w:hAnsi="Arial" w:cs="Arial"/>
          <w:szCs w:val="20"/>
        </w:rPr>
        <w:t>l</w:t>
      </w:r>
      <w:r w:rsidRPr="00CE6DD4">
        <w:rPr>
          <w:rFonts w:ascii="Arial" w:hAnsi="Arial" w:cs="Arial"/>
          <w:szCs w:val="20"/>
        </w:rPr>
        <w:t xml:space="preserve"> of concentrated suspension to a </w:t>
      </w:r>
      <w:proofErr w:type="spellStart"/>
      <w:r w:rsidRPr="00CE6DD4">
        <w:rPr>
          <w:rFonts w:ascii="Arial" w:hAnsi="Arial" w:cs="Arial"/>
          <w:szCs w:val="20"/>
        </w:rPr>
        <w:t>PowerBead</w:t>
      </w:r>
      <w:proofErr w:type="spellEnd"/>
      <w:r w:rsidRPr="00CE6DD4">
        <w:rPr>
          <w:rFonts w:ascii="Arial" w:hAnsi="Arial" w:cs="Arial"/>
          <w:szCs w:val="20"/>
        </w:rPr>
        <w:t xml:space="preserve"> tube.</w:t>
      </w:r>
    </w:p>
    <w:p w14:paraId="28889EBA" w14:textId="18668950"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lastRenderedPageBreak/>
        <w:t xml:space="preserve">For the endosphere compartment, use fire-sterilized forceps to transfer 0.25 g of the thrice-sonicated roots from Step </w:t>
      </w:r>
      <w:r w:rsidR="00D33EAC" w:rsidRPr="00CE6DD4">
        <w:rPr>
          <w:rFonts w:ascii="Arial" w:hAnsi="Arial" w:cs="Arial"/>
          <w:color w:val="FF0000"/>
          <w:szCs w:val="20"/>
        </w:rPr>
        <w:t>A7</w:t>
      </w:r>
      <w:r w:rsidRPr="00CE6DD4">
        <w:rPr>
          <w:rFonts w:ascii="Arial" w:hAnsi="Arial" w:cs="Arial"/>
          <w:szCs w:val="20"/>
        </w:rPr>
        <w:t xml:space="preserve"> to a </w:t>
      </w:r>
      <w:proofErr w:type="spellStart"/>
      <w:r w:rsidRPr="00CE6DD4">
        <w:rPr>
          <w:rFonts w:ascii="Arial" w:hAnsi="Arial" w:cs="Arial"/>
          <w:szCs w:val="20"/>
        </w:rPr>
        <w:t>PowerBead</w:t>
      </w:r>
      <w:proofErr w:type="spellEnd"/>
      <w:r w:rsidRPr="00CE6DD4">
        <w:rPr>
          <w:rFonts w:ascii="Arial" w:hAnsi="Arial" w:cs="Arial"/>
          <w:szCs w:val="20"/>
        </w:rPr>
        <w:t xml:space="preserve"> tube. Pre-homogenize the root tissue by </w:t>
      </w:r>
      <w:proofErr w:type="spellStart"/>
      <w:r w:rsidRPr="00CE6DD4">
        <w:rPr>
          <w:rFonts w:ascii="Arial" w:hAnsi="Arial" w:cs="Arial"/>
          <w:szCs w:val="20"/>
        </w:rPr>
        <w:t>beadbeating</w:t>
      </w:r>
      <w:proofErr w:type="spellEnd"/>
      <w:r w:rsidRPr="00CE6DD4">
        <w:rPr>
          <w:rFonts w:ascii="Arial" w:hAnsi="Arial" w:cs="Arial"/>
          <w:szCs w:val="20"/>
        </w:rPr>
        <w:t xml:space="preserve"> the sample for 1 min. </w:t>
      </w:r>
    </w:p>
    <w:p w14:paraId="75682661" w14:textId="77777777" w:rsidR="00306E00" w:rsidRPr="00CE6DD4" w:rsidRDefault="00306E00" w:rsidP="00306E00">
      <w:pPr>
        <w:pBdr>
          <w:top w:val="nil"/>
          <w:left w:val="nil"/>
          <w:bottom w:val="nil"/>
          <w:right w:val="nil"/>
          <w:between w:val="nil"/>
        </w:pBdr>
        <w:adjustRightInd w:val="0"/>
        <w:snapToGrid w:val="0"/>
        <w:spacing w:line="360" w:lineRule="auto"/>
        <w:ind w:left="714"/>
        <w:jc w:val="both"/>
        <w:rPr>
          <w:rFonts w:ascii="Arial" w:hAnsi="Arial" w:cs="Arial"/>
          <w:szCs w:val="20"/>
        </w:rPr>
      </w:pPr>
    </w:p>
    <w:p w14:paraId="1C3E1F1D" w14:textId="3F9E3971" w:rsidR="00892197" w:rsidRPr="00CE6DD4" w:rsidRDefault="00892197" w:rsidP="00D33EAC">
      <w:pPr>
        <w:adjustRightInd w:val="0"/>
        <w:snapToGrid w:val="0"/>
        <w:spacing w:line="360" w:lineRule="auto"/>
        <w:ind w:left="357"/>
        <w:jc w:val="both"/>
        <w:rPr>
          <w:rFonts w:ascii="Arial" w:hAnsi="Arial" w:cs="Arial"/>
          <w:szCs w:val="20"/>
        </w:rPr>
      </w:pPr>
      <w:r w:rsidRPr="00CE6DD4">
        <w:rPr>
          <w:rFonts w:ascii="Arial" w:hAnsi="Arial" w:cs="Arial"/>
          <w:szCs w:val="20"/>
        </w:rPr>
        <w:t xml:space="preserve">After adding the samples to the </w:t>
      </w:r>
      <w:proofErr w:type="spellStart"/>
      <w:r w:rsidRPr="00CE6DD4">
        <w:rPr>
          <w:rFonts w:ascii="Arial" w:hAnsi="Arial" w:cs="Arial"/>
          <w:szCs w:val="20"/>
        </w:rPr>
        <w:t>PowerBead</w:t>
      </w:r>
      <w:proofErr w:type="spellEnd"/>
      <w:r w:rsidRPr="00CE6DD4">
        <w:rPr>
          <w:rFonts w:ascii="Arial" w:hAnsi="Arial" w:cs="Arial"/>
          <w:szCs w:val="20"/>
        </w:rPr>
        <w:t xml:space="preserve"> tubes, follow the </w:t>
      </w:r>
      <w:proofErr w:type="spellStart"/>
      <w:r w:rsidRPr="00CE6DD4">
        <w:rPr>
          <w:rFonts w:ascii="Arial" w:hAnsi="Arial" w:cs="Arial"/>
          <w:szCs w:val="20"/>
        </w:rPr>
        <w:t>PowerSoil</w:t>
      </w:r>
      <w:proofErr w:type="spellEnd"/>
      <w:r w:rsidRPr="00CE6DD4">
        <w:rPr>
          <w:rFonts w:ascii="Arial" w:hAnsi="Arial" w:cs="Arial"/>
          <w:szCs w:val="20"/>
        </w:rPr>
        <w:t xml:space="preserve"> kit pr</w:t>
      </w:r>
      <w:r w:rsidR="00D33EAC" w:rsidRPr="00CE6DD4">
        <w:rPr>
          <w:rFonts w:ascii="Arial" w:hAnsi="Arial" w:cs="Arial"/>
          <w:szCs w:val="20"/>
        </w:rPr>
        <w:t xml:space="preserve">otocol with these adjustments: </w:t>
      </w:r>
    </w:p>
    <w:p w14:paraId="163C5156" w14:textId="7BD6BC60"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After adding Solution C1, the </w:t>
      </w:r>
      <w:proofErr w:type="spellStart"/>
      <w:r w:rsidRPr="00CE6DD4">
        <w:rPr>
          <w:rFonts w:ascii="Arial" w:hAnsi="Arial" w:cs="Arial"/>
          <w:szCs w:val="20"/>
        </w:rPr>
        <w:t>PowerBead</w:t>
      </w:r>
      <w:proofErr w:type="spellEnd"/>
      <w:r w:rsidRPr="00CE6DD4">
        <w:rPr>
          <w:rFonts w:ascii="Arial" w:hAnsi="Arial" w:cs="Arial"/>
          <w:szCs w:val="20"/>
        </w:rPr>
        <w:t xml:space="preserve"> tubes can be homogenized using a </w:t>
      </w:r>
      <w:proofErr w:type="spellStart"/>
      <w:r w:rsidRPr="00CE6DD4">
        <w:rPr>
          <w:rFonts w:ascii="Arial" w:hAnsi="Arial" w:cs="Arial"/>
          <w:szCs w:val="20"/>
        </w:rPr>
        <w:t>beadbeater</w:t>
      </w:r>
      <w:proofErr w:type="spellEnd"/>
      <w:r w:rsidRPr="00CE6DD4">
        <w:rPr>
          <w:rFonts w:ascii="Arial" w:hAnsi="Arial" w:cs="Arial"/>
          <w:szCs w:val="20"/>
        </w:rPr>
        <w:t xml:space="preserve"> for 2 min instead of </w:t>
      </w:r>
      <w:proofErr w:type="spellStart"/>
      <w:r w:rsidRPr="00CE6DD4">
        <w:rPr>
          <w:rFonts w:ascii="Arial" w:hAnsi="Arial" w:cs="Arial"/>
          <w:szCs w:val="20"/>
        </w:rPr>
        <w:t>vortexing</w:t>
      </w:r>
      <w:proofErr w:type="spellEnd"/>
      <w:r w:rsidRPr="00CE6DD4">
        <w:rPr>
          <w:rFonts w:ascii="Arial" w:hAnsi="Arial" w:cs="Arial"/>
          <w:szCs w:val="20"/>
        </w:rPr>
        <w:t xml:space="preserve"> them for 10 min. </w:t>
      </w:r>
    </w:p>
    <w:p w14:paraId="230913C1" w14:textId="6C51FC24"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Elute the final product in 30 µ</w:t>
      </w:r>
      <w:r w:rsidR="00D33EAC" w:rsidRPr="00CE6DD4">
        <w:rPr>
          <w:rFonts w:ascii="Arial" w:hAnsi="Arial" w:cs="Arial"/>
          <w:szCs w:val="20"/>
        </w:rPr>
        <w:t>l</w:t>
      </w:r>
      <w:r w:rsidRPr="00CE6DD4">
        <w:rPr>
          <w:rFonts w:ascii="Arial" w:hAnsi="Arial" w:cs="Arial"/>
          <w:szCs w:val="20"/>
        </w:rPr>
        <w:t xml:space="preserve"> of Solution C6 instead of 100 µ</w:t>
      </w:r>
      <w:r w:rsidR="00D33EAC" w:rsidRPr="00CE6DD4">
        <w:rPr>
          <w:rFonts w:ascii="Arial" w:hAnsi="Arial" w:cs="Arial"/>
          <w:szCs w:val="20"/>
        </w:rPr>
        <w:t>l</w:t>
      </w:r>
      <w:r w:rsidRPr="00CE6DD4">
        <w:rPr>
          <w:rFonts w:ascii="Arial" w:hAnsi="Arial" w:cs="Arial"/>
          <w:szCs w:val="20"/>
        </w:rPr>
        <w:t>.</w:t>
      </w:r>
    </w:p>
    <w:p w14:paraId="2E479FD7" w14:textId="77777777" w:rsidR="00892197" w:rsidRPr="00CE6DD4" w:rsidRDefault="00892197" w:rsidP="002732E3">
      <w:pPr>
        <w:adjustRightInd w:val="0"/>
        <w:snapToGrid w:val="0"/>
        <w:spacing w:line="360" w:lineRule="auto"/>
        <w:jc w:val="both"/>
        <w:rPr>
          <w:rFonts w:ascii="Arial" w:hAnsi="Arial" w:cs="Arial"/>
          <w:szCs w:val="20"/>
        </w:rPr>
      </w:pPr>
    </w:p>
    <w:p w14:paraId="0CCBD4F3" w14:textId="3A60CDEE"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16S rRNA amplification</w:t>
      </w:r>
    </w:p>
    <w:p w14:paraId="02B51997" w14:textId="000CAA87" w:rsidR="00892197" w:rsidRPr="00CE6DD4" w:rsidRDefault="00892197" w:rsidP="00D33EAC">
      <w:pPr>
        <w:adjustRightInd w:val="0"/>
        <w:snapToGrid w:val="0"/>
        <w:spacing w:line="360" w:lineRule="auto"/>
        <w:ind w:left="357"/>
        <w:jc w:val="both"/>
        <w:rPr>
          <w:rFonts w:ascii="Arial" w:hAnsi="Arial" w:cs="Arial"/>
          <w:szCs w:val="20"/>
        </w:rPr>
      </w:pPr>
      <w:r w:rsidRPr="00CE6DD4">
        <w:rPr>
          <w:rFonts w:ascii="Arial" w:hAnsi="Arial" w:cs="Arial"/>
          <w:szCs w:val="20"/>
        </w:rPr>
        <w:t xml:space="preserve">For library construction, this protocol uses primer 515F (GTGCCAGCMGCCGCGGTAA) and 806R (GGACTACHVGGGTWTCTAAT) to amplify the V4 region of the 16S rRNA gene. Primer design for Illumina sequencing follows the one described in </w:t>
      </w:r>
      <w:proofErr w:type="spellStart"/>
      <w:r w:rsidRPr="00CE6DD4">
        <w:rPr>
          <w:rFonts w:ascii="Arial" w:hAnsi="Arial" w:cs="Arial"/>
          <w:szCs w:val="20"/>
        </w:rPr>
        <w:t>Caporaso</w:t>
      </w:r>
      <w:proofErr w:type="spellEnd"/>
      <w:r w:rsidRPr="00CE6DD4">
        <w:rPr>
          <w:rFonts w:ascii="Arial" w:hAnsi="Arial" w:cs="Arial"/>
          <w:szCs w:val="20"/>
        </w:rPr>
        <w:t xml:space="preserve"> </w:t>
      </w:r>
      <w:r w:rsidRPr="00CE6DD4">
        <w:rPr>
          <w:rFonts w:ascii="Arial" w:hAnsi="Arial" w:cs="Arial"/>
          <w:i/>
          <w:szCs w:val="20"/>
        </w:rPr>
        <w:t>et al</w:t>
      </w:r>
      <w:r w:rsidR="00D33EAC" w:rsidRPr="00CE6DD4">
        <w:rPr>
          <w:rFonts w:ascii="Arial" w:hAnsi="Arial" w:cs="Arial" w:hint="eastAsia"/>
          <w:i/>
          <w:szCs w:val="20"/>
          <w:lang w:eastAsia="zh-CN"/>
        </w:rPr>
        <w:t>.</w:t>
      </w:r>
      <w:r w:rsidR="000E0C9C" w:rsidRPr="00CE6DD4">
        <w:rPr>
          <w:rFonts w:ascii="Arial" w:hAnsi="Arial" w:cs="Arial"/>
          <w:szCs w:val="20"/>
        </w:rPr>
        <w:t xml:space="preserve"> (</w:t>
      </w:r>
      <w:r w:rsidRPr="00CE6DD4">
        <w:rPr>
          <w:rFonts w:ascii="Arial" w:hAnsi="Arial" w:cs="Arial"/>
          <w:szCs w:val="20"/>
        </w:rPr>
        <w:t>2012</w:t>
      </w:r>
      <w:r w:rsidR="000E0C9C" w:rsidRPr="00CE6DD4">
        <w:rPr>
          <w:rFonts w:ascii="Arial" w:hAnsi="Arial" w:cs="Arial"/>
          <w:szCs w:val="20"/>
        </w:rPr>
        <w:t>)</w:t>
      </w:r>
      <w:r w:rsidRPr="00CE6DD4">
        <w:rPr>
          <w:rFonts w:ascii="Arial" w:hAnsi="Arial" w:cs="Arial"/>
          <w:szCs w:val="20"/>
        </w:rPr>
        <w:t>, except both forward and reverse primers are barcoded (Fig</w:t>
      </w:r>
      <w:r w:rsidR="00D33EAC" w:rsidRPr="00CE6DD4">
        <w:rPr>
          <w:rFonts w:ascii="Arial" w:hAnsi="Arial" w:cs="Arial"/>
          <w:szCs w:val="20"/>
        </w:rPr>
        <w:t>ure</w:t>
      </w:r>
      <w:r w:rsidRPr="00CE6DD4">
        <w:rPr>
          <w:rFonts w:ascii="Arial" w:hAnsi="Arial" w:cs="Arial"/>
          <w:szCs w:val="20"/>
        </w:rPr>
        <w:t xml:space="preserve"> 2). By using a unique combination of barcodes for each sample, this dual-indexing strategy allows us to multiplex a large number of libraries with a limited amount of primers. Full sequences for the forward primers can be found on this </w:t>
      </w:r>
      <w:hyperlink r:id="rId13" w:history="1">
        <w:r w:rsidRPr="00CE6DD4">
          <w:rPr>
            <w:rStyle w:val="Hyperlink"/>
            <w:rFonts w:ascii="Arial" w:hAnsi="Arial" w:cs="Arial"/>
            <w:szCs w:val="20"/>
          </w:rPr>
          <w:t>GitHub page</w:t>
        </w:r>
      </w:hyperlink>
      <w:r w:rsidRPr="00CE6DD4">
        <w:rPr>
          <w:rFonts w:ascii="Arial" w:hAnsi="Arial" w:cs="Arial"/>
          <w:szCs w:val="20"/>
        </w:rPr>
        <w:t xml:space="preserve"> and the reverse primers can be found on this </w:t>
      </w:r>
      <w:hyperlink r:id="rId14" w:history="1">
        <w:r w:rsidRPr="00CE6DD4">
          <w:rPr>
            <w:rStyle w:val="Hyperlink"/>
            <w:rFonts w:ascii="Arial" w:hAnsi="Arial" w:cs="Arial"/>
            <w:szCs w:val="20"/>
          </w:rPr>
          <w:t>GitHub page</w:t>
        </w:r>
      </w:hyperlink>
      <w:r w:rsidRPr="00CE6DD4">
        <w:rPr>
          <w:rFonts w:ascii="Arial" w:hAnsi="Arial" w:cs="Arial"/>
          <w:szCs w:val="20"/>
        </w:rPr>
        <w:t>. We recommend working with sets of 24 samples, in which all reactions share the same barcoded 515F primer but have a unique 806R barcode. Additionally, it is important to run a negative control for each individual reaction to detect any potential contamination.</w:t>
      </w:r>
    </w:p>
    <w:p w14:paraId="78A368E1" w14:textId="4A613295" w:rsidR="00892197" w:rsidRPr="00CE6DD4" w:rsidRDefault="00892197" w:rsidP="002732E3">
      <w:pPr>
        <w:adjustRightInd w:val="0"/>
        <w:snapToGrid w:val="0"/>
        <w:spacing w:line="360" w:lineRule="auto"/>
        <w:jc w:val="both"/>
        <w:rPr>
          <w:rFonts w:ascii="Arial" w:hAnsi="Arial" w:cs="Arial"/>
          <w:szCs w:val="20"/>
        </w:rPr>
      </w:pPr>
    </w:p>
    <w:p w14:paraId="7940987F" w14:textId="7D8F6ED3" w:rsidR="00923C2C" w:rsidRPr="00CE6DD4" w:rsidRDefault="00923C2C" w:rsidP="00C3609A">
      <w:pPr>
        <w:adjustRightInd w:val="0"/>
        <w:snapToGrid w:val="0"/>
        <w:spacing w:line="360" w:lineRule="auto"/>
        <w:ind w:left="714"/>
        <w:jc w:val="both"/>
        <w:rPr>
          <w:rFonts w:ascii="Arial" w:hAnsi="Arial" w:cs="Arial"/>
          <w:b/>
          <w:szCs w:val="20"/>
        </w:rPr>
      </w:pPr>
      <w:r w:rsidRPr="00CE6DD4">
        <w:rPr>
          <w:rFonts w:ascii="Arial" w:hAnsi="Arial" w:cs="Arial"/>
          <w:b/>
          <w:noProof/>
          <w:szCs w:val="20"/>
          <w:lang w:eastAsia="en-US"/>
        </w:rPr>
        <w:drawing>
          <wp:inline distT="0" distB="0" distL="0" distR="0" wp14:anchorId="2E474595" wp14:editId="10D813A9">
            <wp:extent cx="3960000" cy="2488897"/>
            <wp:effectExtent l="0" t="0" r="2540" b="6985"/>
            <wp:docPr id="8" name="图片 8" descr="D:\Reformatting\03122018 Reformatting\234796-0101902\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formatting\03122018 Reformatting\234796-0101902\Figur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2488897"/>
                    </a:xfrm>
                    <a:prstGeom prst="rect">
                      <a:avLst/>
                    </a:prstGeom>
                    <a:noFill/>
                    <a:ln>
                      <a:noFill/>
                    </a:ln>
                  </pic:spPr>
                </pic:pic>
              </a:graphicData>
            </a:graphic>
          </wp:inline>
        </w:drawing>
      </w:r>
    </w:p>
    <w:p w14:paraId="18AA7A60" w14:textId="77777777" w:rsidR="00DB4E53" w:rsidRPr="00CE6DD4" w:rsidRDefault="00892197" w:rsidP="00DB4E53">
      <w:pPr>
        <w:adjustRightInd w:val="0"/>
        <w:snapToGrid w:val="0"/>
        <w:spacing w:line="360" w:lineRule="auto"/>
        <w:ind w:left="714"/>
        <w:jc w:val="both"/>
        <w:rPr>
          <w:ins w:id="71" w:author="Joseph Edwards" w:date="2018-03-23T12:48:00Z"/>
          <w:rFonts w:ascii="Arial" w:hAnsi="Arial" w:cs="Arial"/>
          <w:szCs w:val="20"/>
        </w:rPr>
      </w:pPr>
      <w:r w:rsidRPr="00CE6DD4">
        <w:rPr>
          <w:rFonts w:ascii="Arial" w:hAnsi="Arial" w:cs="Arial"/>
          <w:b/>
          <w:szCs w:val="20"/>
        </w:rPr>
        <w:t>Figure 2. Schematic of 16S V4 region amplicon</w:t>
      </w:r>
      <w:r w:rsidR="00C3609A" w:rsidRPr="00CE6DD4">
        <w:rPr>
          <w:rFonts w:ascii="Arial" w:hAnsi="Arial" w:cs="Arial"/>
          <w:szCs w:val="20"/>
        </w:rPr>
        <w:t xml:space="preserve">. </w:t>
      </w:r>
      <w:r w:rsidRPr="00CE6DD4">
        <w:rPr>
          <w:rFonts w:ascii="Arial" w:hAnsi="Arial" w:cs="Arial"/>
          <w:szCs w:val="20"/>
        </w:rPr>
        <w:t>A</w:t>
      </w:r>
      <w:r w:rsidR="00C3609A" w:rsidRPr="00CE6DD4">
        <w:rPr>
          <w:rFonts w:ascii="Arial" w:hAnsi="Arial" w:cs="Arial"/>
          <w:szCs w:val="20"/>
        </w:rPr>
        <w:t>.</w:t>
      </w:r>
      <w:r w:rsidRPr="00CE6DD4">
        <w:rPr>
          <w:rFonts w:ascii="Arial" w:hAnsi="Arial" w:cs="Arial"/>
          <w:szCs w:val="20"/>
        </w:rPr>
        <w:t xml:space="preserve"> Genomic regions before amplification. The primer binding sites are blue and the number corresponds to the position within the 16S rRN</w:t>
      </w:r>
      <w:r w:rsidR="00C3609A" w:rsidRPr="00CE6DD4">
        <w:rPr>
          <w:rFonts w:ascii="Arial" w:hAnsi="Arial" w:cs="Arial"/>
          <w:szCs w:val="20"/>
        </w:rPr>
        <w:t xml:space="preserve">A gene where the primers bind. </w:t>
      </w:r>
      <w:r w:rsidRPr="00CE6DD4">
        <w:rPr>
          <w:rFonts w:ascii="Arial" w:hAnsi="Arial" w:cs="Arial"/>
          <w:szCs w:val="20"/>
        </w:rPr>
        <w:t>B</w:t>
      </w:r>
      <w:r w:rsidR="00C3609A" w:rsidRPr="00CE6DD4">
        <w:rPr>
          <w:rFonts w:ascii="Arial" w:hAnsi="Arial" w:cs="Arial"/>
          <w:szCs w:val="20"/>
        </w:rPr>
        <w:t>.</w:t>
      </w:r>
      <w:r w:rsidRPr="00CE6DD4">
        <w:rPr>
          <w:rFonts w:ascii="Arial" w:hAnsi="Arial" w:cs="Arial"/>
          <w:szCs w:val="20"/>
        </w:rPr>
        <w:t xml:space="preserve"> Amplicon after PCR amplification. FBC stands for forward barcode and R</w:t>
      </w:r>
      <w:r w:rsidR="00C3609A" w:rsidRPr="00CE6DD4">
        <w:rPr>
          <w:rFonts w:ascii="Arial" w:hAnsi="Arial" w:cs="Arial"/>
          <w:szCs w:val="20"/>
        </w:rPr>
        <w:t xml:space="preserve">BC stands for reverse barcode. </w:t>
      </w:r>
      <w:r w:rsidRPr="00CE6DD4">
        <w:rPr>
          <w:rFonts w:ascii="Arial" w:hAnsi="Arial" w:cs="Arial"/>
          <w:szCs w:val="20"/>
        </w:rPr>
        <w:t>C</w:t>
      </w:r>
      <w:r w:rsidR="00C3609A" w:rsidRPr="00CE6DD4">
        <w:rPr>
          <w:rFonts w:ascii="Arial" w:hAnsi="Arial" w:cs="Arial"/>
          <w:szCs w:val="20"/>
        </w:rPr>
        <w:t>.</w:t>
      </w:r>
      <w:r w:rsidRPr="00CE6DD4">
        <w:rPr>
          <w:rFonts w:ascii="Arial" w:hAnsi="Arial" w:cs="Arial"/>
          <w:szCs w:val="20"/>
        </w:rPr>
        <w:t xml:space="preserve"> The sequencing strategy for the amplicons. Note that three custom primers are used in the sequencing: a primer for the forward read starting </w:t>
      </w:r>
      <w:r w:rsidRPr="00CE6DD4">
        <w:rPr>
          <w:rFonts w:ascii="Arial" w:hAnsi="Arial" w:cs="Arial"/>
          <w:szCs w:val="20"/>
        </w:rPr>
        <w:lastRenderedPageBreak/>
        <w:t xml:space="preserve">at position 515, a primer for the reverse sequencing read starting at position 806, and a primer for the reverse barcode. </w:t>
      </w:r>
      <w:ins w:id="72" w:author="Joseph Edwards" w:date="2018-03-23T12:48:00Z">
        <w:r w:rsidR="00DB4E53" w:rsidRPr="00CE6DD4">
          <w:rPr>
            <w:rFonts w:ascii="Arial" w:hAnsi="Arial" w:cs="Arial"/>
            <w:szCs w:val="20"/>
          </w:rPr>
          <w:t xml:space="preserve">A list of </w:t>
        </w:r>
        <w:r w:rsidR="00DB4E53">
          <w:rPr>
            <w:rFonts w:ascii="Arial" w:hAnsi="Arial" w:cs="Arial"/>
            <w:szCs w:val="20"/>
          </w:rPr>
          <w:fldChar w:fldCharType="begin"/>
        </w:r>
        <w:r w:rsidR="00DB4E53">
          <w:rPr>
            <w:rFonts w:ascii="Arial" w:hAnsi="Arial" w:cs="Arial"/>
            <w:szCs w:val="20"/>
          </w:rPr>
          <w:instrText>HYPERLINK "https://github.com/bulksoil/BioProtocol/blob/master/FWD_primer_seq.tsv"</w:instrText>
        </w:r>
        <w:r w:rsidR="00DB4E53">
          <w:rPr>
            <w:rFonts w:ascii="Arial" w:hAnsi="Arial" w:cs="Arial"/>
            <w:szCs w:val="20"/>
          </w:rPr>
        </w:r>
        <w:r w:rsidR="00DB4E53">
          <w:rPr>
            <w:rFonts w:ascii="Arial" w:hAnsi="Arial" w:cs="Arial"/>
            <w:szCs w:val="20"/>
          </w:rPr>
          <w:fldChar w:fldCharType="separate"/>
        </w:r>
        <w:r w:rsidR="00DB4E53">
          <w:rPr>
            <w:rStyle w:val="Hyperlink"/>
            <w:rFonts w:ascii="Arial" w:hAnsi="Arial" w:cs="Arial"/>
            <w:szCs w:val="20"/>
          </w:rPr>
          <w:t>forward primer</w:t>
        </w:r>
        <w:r w:rsidR="00DB4E53">
          <w:rPr>
            <w:rFonts w:ascii="Arial" w:hAnsi="Arial" w:cs="Arial"/>
            <w:szCs w:val="20"/>
          </w:rPr>
          <w:fldChar w:fldCharType="end"/>
        </w:r>
        <w:r w:rsidR="00DB4E53">
          <w:rPr>
            <w:rFonts w:ascii="Arial" w:hAnsi="Arial" w:cs="Arial"/>
            <w:szCs w:val="20"/>
          </w:rPr>
          <w:t xml:space="preserve"> sequences and </w:t>
        </w:r>
        <w:r w:rsidR="00DB4E53">
          <w:rPr>
            <w:rFonts w:ascii="Arial" w:hAnsi="Arial" w:cs="Arial"/>
            <w:szCs w:val="20"/>
          </w:rPr>
          <w:fldChar w:fldCharType="begin"/>
        </w:r>
        <w:r w:rsidR="00DB4E53">
          <w:rPr>
            <w:rFonts w:ascii="Arial" w:hAnsi="Arial" w:cs="Arial"/>
            <w:szCs w:val="20"/>
          </w:rPr>
          <w:instrText xml:space="preserve"> HYPERLINK "https://github.com/bulksoil/BioProtocol/blob/master/RVS_primer_seq.tsv" </w:instrText>
        </w:r>
        <w:r w:rsidR="00DB4E53">
          <w:rPr>
            <w:rFonts w:ascii="Arial" w:hAnsi="Arial" w:cs="Arial"/>
            <w:szCs w:val="20"/>
          </w:rPr>
        </w:r>
        <w:r w:rsidR="00DB4E53">
          <w:rPr>
            <w:rFonts w:ascii="Arial" w:hAnsi="Arial" w:cs="Arial"/>
            <w:szCs w:val="20"/>
          </w:rPr>
          <w:fldChar w:fldCharType="separate"/>
        </w:r>
        <w:r w:rsidR="00DB4E53" w:rsidRPr="00594256">
          <w:rPr>
            <w:rStyle w:val="Hyperlink"/>
            <w:rFonts w:ascii="Arial" w:hAnsi="Arial" w:cs="Arial"/>
            <w:szCs w:val="20"/>
          </w:rPr>
          <w:t>reverse primer</w:t>
        </w:r>
        <w:r w:rsidR="00DB4E53">
          <w:rPr>
            <w:rFonts w:ascii="Arial" w:hAnsi="Arial" w:cs="Arial"/>
            <w:szCs w:val="20"/>
          </w:rPr>
          <w:fldChar w:fldCharType="end"/>
        </w:r>
        <w:r w:rsidR="00DB4E53">
          <w:rPr>
            <w:rFonts w:ascii="Arial" w:hAnsi="Arial" w:cs="Arial"/>
            <w:szCs w:val="20"/>
          </w:rPr>
          <w:t xml:space="preserve"> sequences can be found on GitHub.</w:t>
        </w:r>
      </w:ins>
    </w:p>
    <w:p w14:paraId="55F3D364" w14:textId="19E372DA" w:rsidR="0098279F" w:rsidRPr="00CE6DD4" w:rsidDel="00DB4E53" w:rsidRDefault="00892197" w:rsidP="00DB4E53">
      <w:pPr>
        <w:adjustRightInd w:val="0"/>
        <w:snapToGrid w:val="0"/>
        <w:spacing w:line="360" w:lineRule="auto"/>
        <w:ind w:left="714"/>
        <w:jc w:val="both"/>
        <w:rPr>
          <w:del w:id="73" w:author="Joseph Edwards" w:date="2018-03-23T12:48:00Z"/>
          <w:rFonts w:ascii="Arial" w:hAnsi="Arial" w:cs="Arial"/>
          <w:szCs w:val="20"/>
        </w:rPr>
      </w:pPr>
      <w:del w:id="74" w:author="Joseph Edwards" w:date="2018-03-23T12:48:00Z">
        <w:r w:rsidRPr="00CE6DD4" w:rsidDel="00DB4E53">
          <w:rPr>
            <w:rFonts w:ascii="Arial" w:hAnsi="Arial" w:cs="Arial"/>
            <w:szCs w:val="20"/>
          </w:rPr>
          <w:delText xml:space="preserve">A list of primers, including barcodes, are included in </w:delText>
        </w:r>
        <w:r w:rsidRPr="00CE6DD4" w:rsidDel="00DB4E53">
          <w:rPr>
            <w:rFonts w:ascii="Arial" w:hAnsi="Arial" w:cs="Arial"/>
            <w:strike/>
            <w:color w:val="FF0000"/>
            <w:szCs w:val="20"/>
          </w:rPr>
          <w:delText>Supplemental</w:delText>
        </w:r>
        <w:r w:rsidRPr="00CE6DD4" w:rsidDel="00DB4E53">
          <w:rPr>
            <w:rFonts w:ascii="Arial" w:hAnsi="Arial" w:cs="Arial"/>
            <w:szCs w:val="20"/>
          </w:rPr>
          <w:delText xml:space="preserve"> Table </w:delText>
        </w:r>
        <w:r w:rsidR="004F26FE" w:rsidRPr="00CE6DD4" w:rsidDel="00DB4E53">
          <w:rPr>
            <w:rFonts w:ascii="Arial" w:hAnsi="Arial" w:cs="Arial"/>
            <w:color w:val="FF0000"/>
            <w:szCs w:val="20"/>
          </w:rPr>
          <w:delText>S</w:delText>
        </w:r>
        <w:r w:rsidRPr="00CE6DD4" w:rsidDel="00DB4E53">
          <w:rPr>
            <w:rFonts w:ascii="Arial" w:hAnsi="Arial" w:cs="Arial"/>
            <w:szCs w:val="20"/>
          </w:rPr>
          <w:delText>1.</w:delText>
        </w:r>
        <w:r w:rsidR="00CE6DD4" w:rsidRPr="00CE6DD4" w:rsidDel="00DB4E53">
          <w:rPr>
            <w:rFonts w:ascii="Arial" w:hAnsi="Arial" w:cs="Arial"/>
            <w:szCs w:val="20"/>
          </w:rPr>
          <w:delText xml:space="preserve"> (</w:delText>
        </w:r>
        <w:r w:rsidR="0098279F" w:rsidRPr="00CE6DD4" w:rsidDel="00DB4E53">
          <w:rPr>
            <w:rFonts w:ascii="Arial" w:hAnsi="Arial" w:cs="Arial"/>
            <w:strike/>
            <w:color w:val="FF0000"/>
            <w:szCs w:val="20"/>
          </w:rPr>
          <w:delText>Supplementary</w:delText>
        </w:r>
        <w:r w:rsidR="0098279F" w:rsidRPr="00CE6DD4" w:rsidDel="00DB4E53">
          <w:rPr>
            <w:rFonts w:ascii="Arial" w:hAnsi="Arial" w:cs="Arial"/>
            <w:szCs w:val="20"/>
          </w:rPr>
          <w:delText xml:space="preserve"> </w:delText>
        </w:r>
        <w:bookmarkStart w:id="75" w:name="OLE_LINK75"/>
        <w:r w:rsidR="0098279F" w:rsidRPr="00CE6DD4" w:rsidDel="00DB4E53">
          <w:rPr>
            <w:rFonts w:ascii="Arial" w:hAnsi="Arial" w:cs="Arial"/>
            <w:szCs w:val="20"/>
          </w:rPr>
          <w:delText xml:space="preserve">Table </w:delText>
        </w:r>
        <w:r w:rsidR="0098279F" w:rsidRPr="00CE6DD4" w:rsidDel="00DB4E53">
          <w:rPr>
            <w:rFonts w:ascii="Arial" w:hAnsi="Arial" w:cs="Arial"/>
            <w:color w:val="FF0000"/>
            <w:szCs w:val="20"/>
          </w:rPr>
          <w:delText>S</w:delText>
        </w:r>
        <w:r w:rsidR="0098279F" w:rsidRPr="00CE6DD4" w:rsidDel="00DB4E53">
          <w:rPr>
            <w:rFonts w:ascii="Arial" w:hAnsi="Arial" w:cs="Arial"/>
            <w:szCs w:val="20"/>
          </w:rPr>
          <w:delText>1</w:delText>
        </w:r>
        <w:bookmarkEnd w:id="75"/>
        <w:r w:rsidR="0098279F" w:rsidRPr="00CE6DD4" w:rsidDel="00DB4E53">
          <w:rPr>
            <w:rFonts w:ascii="Arial" w:hAnsi="Arial" w:cs="Arial"/>
            <w:szCs w:val="20"/>
          </w:rPr>
          <w:delText>. List of primers used for PCR</w:delText>
        </w:r>
        <w:r w:rsidR="00CE6DD4" w:rsidRPr="00CE6DD4" w:rsidDel="00DB4E53">
          <w:rPr>
            <w:rFonts w:ascii="Arial" w:hAnsi="Arial" w:cs="Arial"/>
            <w:szCs w:val="20"/>
          </w:rPr>
          <w:delText>)</w:delText>
        </w:r>
      </w:del>
    </w:p>
    <w:p w14:paraId="053E76B2" w14:textId="4C23E8E5" w:rsidR="0098279F" w:rsidRPr="00CE6DD4" w:rsidDel="00DB4E53" w:rsidRDefault="0098279F" w:rsidP="00DB4E53">
      <w:pPr>
        <w:adjustRightInd w:val="0"/>
        <w:snapToGrid w:val="0"/>
        <w:spacing w:line="360" w:lineRule="auto"/>
        <w:ind w:left="714"/>
        <w:jc w:val="both"/>
        <w:rPr>
          <w:del w:id="76" w:author="Joseph Edwards" w:date="2018-03-23T12:48:00Z"/>
          <w:rFonts w:ascii="Arial" w:hAnsi="Arial" w:cs="Arial"/>
          <w:szCs w:val="20"/>
        </w:rPr>
      </w:pPr>
      <w:del w:id="77" w:author="Joseph Edwards" w:date="2018-03-23T12:48:00Z">
        <w:r w:rsidRPr="00CE6DD4" w:rsidDel="00DB4E53">
          <w:rPr>
            <w:rFonts w:ascii="Arial" w:hAnsi="Arial" w:cs="Arial"/>
            <w:color w:val="FF0000"/>
            <w:szCs w:val="20"/>
          </w:rPr>
          <w:delText xml:space="preserve">Please </w:delText>
        </w:r>
        <w:r w:rsidR="00CE6DD4" w:rsidRPr="00CE6DD4" w:rsidDel="00DB4E53">
          <w:rPr>
            <w:rFonts w:ascii="Arial" w:hAnsi="Arial" w:cs="Arial" w:hint="eastAsia"/>
            <w:color w:val="FF0000"/>
            <w:szCs w:val="20"/>
            <w:lang w:eastAsia="zh-CN"/>
          </w:rPr>
          <w:delText>submit</w:delText>
        </w:r>
        <w:r w:rsidRPr="00CE6DD4" w:rsidDel="00DB4E53">
          <w:rPr>
            <w:rFonts w:ascii="Arial" w:hAnsi="Arial" w:cs="Arial"/>
            <w:color w:val="FF0000"/>
            <w:szCs w:val="20"/>
          </w:rPr>
          <w:delText xml:space="preserve"> Table S1</w:delText>
        </w:r>
        <w:r w:rsidR="00CE6DD4" w:rsidRPr="00CE6DD4" w:rsidDel="00DB4E53">
          <w:rPr>
            <w:rFonts w:ascii="Arial" w:hAnsi="Arial" w:cs="Arial"/>
            <w:color w:val="FF0000"/>
            <w:szCs w:val="20"/>
          </w:rPr>
          <w:delText xml:space="preserve"> in our submission system</w:delText>
        </w:r>
        <w:r w:rsidRPr="00CE6DD4" w:rsidDel="00DB4E53">
          <w:rPr>
            <w:rFonts w:ascii="Arial" w:hAnsi="Arial" w:cs="Arial"/>
            <w:color w:val="FF0000"/>
            <w:szCs w:val="20"/>
          </w:rPr>
          <w:delText>.</w:delText>
        </w:r>
      </w:del>
    </w:p>
    <w:p w14:paraId="157163C4" w14:textId="77777777" w:rsidR="0098279F" w:rsidRPr="00CE6DD4" w:rsidRDefault="0098279F" w:rsidP="00DB4E53">
      <w:pPr>
        <w:adjustRightInd w:val="0"/>
        <w:snapToGrid w:val="0"/>
        <w:spacing w:line="360" w:lineRule="auto"/>
        <w:ind w:left="714"/>
        <w:jc w:val="both"/>
        <w:rPr>
          <w:rFonts w:ascii="Arial" w:hAnsi="Arial" w:cs="Arial"/>
          <w:szCs w:val="20"/>
        </w:rPr>
      </w:pPr>
    </w:p>
    <w:p w14:paraId="18632937"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a set of 24 reactions and 24 negative controls, prepare a master mix using the following recipe:</w:t>
      </w:r>
    </w:p>
    <w:tbl>
      <w:tblPr>
        <w:tblW w:w="0" w:type="auto"/>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35"/>
        <w:gridCol w:w="1079"/>
        <w:gridCol w:w="1290"/>
      </w:tblGrid>
      <w:tr w:rsidR="00892197" w:rsidRPr="00CE6DD4" w14:paraId="1A06960E" w14:textId="77777777" w:rsidTr="00C36815">
        <w:trPr>
          <w:trHeight w:val="91"/>
        </w:trPr>
        <w:tc>
          <w:tcPr>
            <w:tcW w:w="0" w:type="auto"/>
            <w:shd w:val="clear" w:color="auto" w:fill="auto"/>
            <w:tcMar>
              <w:top w:w="100" w:type="dxa"/>
              <w:left w:w="100" w:type="dxa"/>
              <w:bottom w:w="100" w:type="dxa"/>
              <w:right w:w="100" w:type="dxa"/>
            </w:tcMar>
          </w:tcPr>
          <w:p w14:paraId="002FD1B7" w14:textId="77777777" w:rsidR="00892197" w:rsidRPr="00CE6DD4" w:rsidRDefault="00892197" w:rsidP="00C36815">
            <w:pPr>
              <w:widowControl w:val="0"/>
              <w:adjustRightInd w:val="0"/>
              <w:snapToGrid w:val="0"/>
              <w:jc w:val="both"/>
              <w:rPr>
                <w:rFonts w:ascii="Arial" w:hAnsi="Arial" w:cs="Arial"/>
                <w:szCs w:val="20"/>
              </w:rPr>
            </w:pPr>
          </w:p>
        </w:tc>
        <w:tc>
          <w:tcPr>
            <w:tcW w:w="0" w:type="auto"/>
            <w:shd w:val="clear" w:color="auto" w:fill="auto"/>
            <w:tcMar>
              <w:top w:w="100" w:type="dxa"/>
              <w:left w:w="100" w:type="dxa"/>
              <w:bottom w:w="100" w:type="dxa"/>
              <w:right w:w="100" w:type="dxa"/>
            </w:tcMar>
          </w:tcPr>
          <w:p w14:paraId="458CFE45" w14:textId="77777777"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 reaction</w:t>
            </w:r>
          </w:p>
        </w:tc>
        <w:tc>
          <w:tcPr>
            <w:tcW w:w="0" w:type="auto"/>
            <w:shd w:val="clear" w:color="auto" w:fill="auto"/>
            <w:tcMar>
              <w:top w:w="100" w:type="dxa"/>
              <w:left w:w="100" w:type="dxa"/>
              <w:bottom w:w="100" w:type="dxa"/>
              <w:right w:w="100" w:type="dxa"/>
            </w:tcMar>
          </w:tcPr>
          <w:p w14:paraId="4D037E06" w14:textId="457FFBBE" w:rsidR="00892197" w:rsidRPr="00CE6DD4" w:rsidRDefault="00BF33BC" w:rsidP="00C36815">
            <w:pPr>
              <w:widowControl w:val="0"/>
              <w:adjustRightInd w:val="0"/>
              <w:snapToGrid w:val="0"/>
              <w:jc w:val="both"/>
              <w:rPr>
                <w:rFonts w:ascii="Arial" w:hAnsi="Arial" w:cs="Arial"/>
                <w:szCs w:val="20"/>
              </w:rPr>
            </w:pPr>
            <w:r w:rsidRPr="00CE6DD4">
              <w:rPr>
                <w:rFonts w:ascii="Arial" w:hAnsi="Arial" w:cs="Arial"/>
                <w:szCs w:val="20"/>
              </w:rPr>
              <w:t>50 reactions</w:t>
            </w:r>
          </w:p>
        </w:tc>
      </w:tr>
      <w:tr w:rsidR="00892197" w:rsidRPr="00CE6DD4" w14:paraId="4527C4BF" w14:textId="77777777" w:rsidTr="00C36815">
        <w:trPr>
          <w:trHeight w:val="20"/>
        </w:trPr>
        <w:tc>
          <w:tcPr>
            <w:tcW w:w="0" w:type="auto"/>
            <w:shd w:val="clear" w:color="auto" w:fill="auto"/>
            <w:tcMar>
              <w:top w:w="100" w:type="dxa"/>
              <w:left w:w="100" w:type="dxa"/>
              <w:bottom w:w="100" w:type="dxa"/>
              <w:right w:w="100" w:type="dxa"/>
            </w:tcMar>
          </w:tcPr>
          <w:p w14:paraId="09B763D1" w14:textId="2469CFF9"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RNase-</w:t>
            </w:r>
            <w:r w:rsidR="00306E00" w:rsidRPr="00CE6DD4">
              <w:rPr>
                <w:rFonts w:ascii="Arial" w:hAnsi="Arial" w:cs="Arial"/>
                <w:szCs w:val="20"/>
              </w:rPr>
              <w:t>f</w:t>
            </w:r>
            <w:r w:rsidRPr="00CE6DD4">
              <w:rPr>
                <w:rFonts w:ascii="Arial" w:hAnsi="Arial" w:cs="Arial"/>
                <w:szCs w:val="20"/>
              </w:rPr>
              <w:t xml:space="preserve">ree </w:t>
            </w:r>
            <w:r w:rsidR="00306E00" w:rsidRPr="00CE6DD4">
              <w:rPr>
                <w:rFonts w:ascii="Arial" w:hAnsi="Arial" w:cs="Arial"/>
                <w:szCs w:val="20"/>
              </w:rPr>
              <w:t>w</w:t>
            </w:r>
            <w:r w:rsidRPr="00CE6DD4">
              <w:rPr>
                <w:rFonts w:ascii="Arial" w:hAnsi="Arial" w:cs="Arial"/>
                <w:szCs w:val="20"/>
              </w:rPr>
              <w:t>ater</w:t>
            </w:r>
          </w:p>
        </w:tc>
        <w:tc>
          <w:tcPr>
            <w:tcW w:w="0" w:type="auto"/>
            <w:shd w:val="clear" w:color="auto" w:fill="auto"/>
            <w:tcMar>
              <w:top w:w="100" w:type="dxa"/>
              <w:left w:w="100" w:type="dxa"/>
              <w:bottom w:w="100" w:type="dxa"/>
              <w:right w:w="100" w:type="dxa"/>
            </w:tcMar>
          </w:tcPr>
          <w:p w14:paraId="5B7CFC66" w14:textId="57C21ECC"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6.25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4EBCD16" w14:textId="0E870FD3"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312.5 µ</w:t>
            </w:r>
            <w:r w:rsidR="00BF33BC" w:rsidRPr="00CE6DD4">
              <w:rPr>
                <w:rFonts w:ascii="Arial" w:hAnsi="Arial" w:cs="Arial"/>
                <w:szCs w:val="20"/>
              </w:rPr>
              <w:t>l</w:t>
            </w:r>
          </w:p>
        </w:tc>
      </w:tr>
      <w:tr w:rsidR="00892197" w:rsidRPr="00CE6DD4" w14:paraId="5D9E5E4E" w14:textId="77777777" w:rsidTr="00C36815">
        <w:trPr>
          <w:trHeight w:val="20"/>
        </w:trPr>
        <w:tc>
          <w:tcPr>
            <w:tcW w:w="0" w:type="auto"/>
            <w:shd w:val="clear" w:color="auto" w:fill="auto"/>
            <w:tcMar>
              <w:top w:w="100" w:type="dxa"/>
              <w:left w:w="100" w:type="dxa"/>
              <w:bottom w:w="100" w:type="dxa"/>
              <w:right w:w="100" w:type="dxa"/>
            </w:tcMar>
          </w:tcPr>
          <w:p w14:paraId="21B3A19D" w14:textId="459900FD" w:rsidR="00892197" w:rsidRPr="00CE6DD4" w:rsidRDefault="00892197" w:rsidP="00C36815">
            <w:pPr>
              <w:widowControl w:val="0"/>
              <w:adjustRightInd w:val="0"/>
              <w:snapToGrid w:val="0"/>
              <w:jc w:val="both"/>
              <w:rPr>
                <w:rFonts w:ascii="Arial" w:hAnsi="Arial" w:cs="Arial"/>
                <w:szCs w:val="20"/>
              </w:rPr>
            </w:pPr>
            <w:proofErr w:type="spellStart"/>
            <w:r w:rsidRPr="00CE6DD4">
              <w:rPr>
                <w:rFonts w:ascii="Arial" w:hAnsi="Arial" w:cs="Arial"/>
                <w:szCs w:val="20"/>
              </w:rPr>
              <w:t>HotStar</w:t>
            </w:r>
            <w:proofErr w:type="spellEnd"/>
            <w:r w:rsidRPr="00CE6DD4">
              <w:rPr>
                <w:rFonts w:ascii="Arial" w:hAnsi="Arial" w:cs="Arial"/>
                <w:szCs w:val="20"/>
              </w:rPr>
              <w:t xml:space="preserve"> </w:t>
            </w:r>
            <w:proofErr w:type="spellStart"/>
            <w:r w:rsidRPr="00CE6DD4">
              <w:rPr>
                <w:rFonts w:ascii="Arial" w:hAnsi="Arial" w:cs="Arial"/>
                <w:szCs w:val="20"/>
              </w:rPr>
              <w:t>HiFidelity</w:t>
            </w:r>
            <w:proofErr w:type="spellEnd"/>
            <w:r w:rsidRPr="00CE6DD4">
              <w:rPr>
                <w:rFonts w:ascii="Arial" w:hAnsi="Arial" w:cs="Arial"/>
                <w:szCs w:val="20"/>
              </w:rPr>
              <w:t xml:space="preserve"> PCR Buffer 5</w:t>
            </w:r>
            <w:r w:rsidR="00BF33BC" w:rsidRPr="00CE6DD4">
              <w:rPr>
                <w:rFonts w:ascii="Arial" w:hAnsi="Arial" w:cs="Arial"/>
                <w:szCs w:val="20"/>
              </w:rPr>
              <w:t>x</w:t>
            </w:r>
          </w:p>
        </w:tc>
        <w:tc>
          <w:tcPr>
            <w:tcW w:w="0" w:type="auto"/>
            <w:shd w:val="clear" w:color="auto" w:fill="auto"/>
            <w:tcMar>
              <w:top w:w="100" w:type="dxa"/>
              <w:left w:w="100" w:type="dxa"/>
              <w:bottom w:w="100" w:type="dxa"/>
              <w:right w:w="100" w:type="dxa"/>
            </w:tcMar>
          </w:tcPr>
          <w:p w14:paraId="034BCFCB" w14:textId="240732EA"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0E6F445D" w14:textId="73760E75"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r>
      <w:tr w:rsidR="00892197" w:rsidRPr="00CE6DD4" w14:paraId="7928C454" w14:textId="77777777" w:rsidTr="00C36815">
        <w:trPr>
          <w:trHeight w:val="20"/>
        </w:trPr>
        <w:tc>
          <w:tcPr>
            <w:tcW w:w="0" w:type="auto"/>
            <w:shd w:val="clear" w:color="auto" w:fill="auto"/>
            <w:tcMar>
              <w:top w:w="100" w:type="dxa"/>
              <w:left w:w="100" w:type="dxa"/>
              <w:bottom w:w="100" w:type="dxa"/>
              <w:right w:w="100" w:type="dxa"/>
            </w:tcMar>
          </w:tcPr>
          <w:p w14:paraId="1F94C1DC" w14:textId="77777777"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10 µM barcoded 515F Primer</w:t>
            </w:r>
          </w:p>
        </w:tc>
        <w:tc>
          <w:tcPr>
            <w:tcW w:w="0" w:type="auto"/>
            <w:shd w:val="clear" w:color="auto" w:fill="auto"/>
            <w:tcMar>
              <w:top w:w="100" w:type="dxa"/>
              <w:left w:w="100" w:type="dxa"/>
              <w:bottom w:w="100" w:type="dxa"/>
              <w:right w:w="100" w:type="dxa"/>
            </w:tcMar>
          </w:tcPr>
          <w:p w14:paraId="28DDE180" w14:textId="618C7DCD"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320B767" w14:textId="3F931635"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62.5 µ</w:t>
            </w:r>
            <w:r w:rsidR="00BF33BC" w:rsidRPr="00CE6DD4">
              <w:rPr>
                <w:rFonts w:ascii="Arial" w:hAnsi="Arial" w:cs="Arial"/>
                <w:szCs w:val="20"/>
              </w:rPr>
              <w:t>l</w:t>
            </w:r>
          </w:p>
        </w:tc>
      </w:tr>
      <w:tr w:rsidR="00892197" w:rsidRPr="00CE6DD4" w14:paraId="3FBA57D7" w14:textId="77777777" w:rsidTr="00C36815">
        <w:trPr>
          <w:trHeight w:val="20"/>
        </w:trPr>
        <w:tc>
          <w:tcPr>
            <w:tcW w:w="0" w:type="auto"/>
            <w:shd w:val="clear" w:color="auto" w:fill="auto"/>
            <w:tcMar>
              <w:top w:w="100" w:type="dxa"/>
              <w:left w:w="100" w:type="dxa"/>
              <w:bottom w:w="100" w:type="dxa"/>
              <w:right w:w="100" w:type="dxa"/>
            </w:tcMar>
          </w:tcPr>
          <w:p w14:paraId="2C00C985" w14:textId="77777777" w:rsidR="00892197" w:rsidRPr="00CE6DD4" w:rsidRDefault="00892197" w:rsidP="00C36815">
            <w:pPr>
              <w:widowControl w:val="0"/>
              <w:adjustRightInd w:val="0"/>
              <w:snapToGrid w:val="0"/>
              <w:jc w:val="both"/>
              <w:rPr>
                <w:rFonts w:ascii="Arial" w:hAnsi="Arial" w:cs="Arial"/>
                <w:szCs w:val="20"/>
              </w:rPr>
            </w:pPr>
            <w:proofErr w:type="spellStart"/>
            <w:r w:rsidRPr="00CE6DD4">
              <w:rPr>
                <w:rFonts w:ascii="Arial" w:hAnsi="Arial" w:cs="Arial"/>
                <w:szCs w:val="20"/>
              </w:rPr>
              <w:t>HotStar</w:t>
            </w:r>
            <w:proofErr w:type="spellEnd"/>
            <w:r w:rsidRPr="00CE6DD4">
              <w:rPr>
                <w:rFonts w:ascii="Arial" w:hAnsi="Arial" w:cs="Arial"/>
                <w:szCs w:val="20"/>
              </w:rPr>
              <w:t xml:space="preserve"> </w:t>
            </w:r>
            <w:proofErr w:type="spellStart"/>
            <w:r w:rsidRPr="00CE6DD4">
              <w:rPr>
                <w:rFonts w:ascii="Arial" w:hAnsi="Arial" w:cs="Arial"/>
                <w:szCs w:val="20"/>
              </w:rPr>
              <w:t>HiFidelity</w:t>
            </w:r>
            <w:proofErr w:type="spellEnd"/>
            <w:r w:rsidRPr="00CE6DD4">
              <w:rPr>
                <w:rFonts w:ascii="Arial" w:hAnsi="Arial" w:cs="Arial"/>
                <w:szCs w:val="20"/>
              </w:rPr>
              <w:t xml:space="preserve"> DNA Polymerase</w:t>
            </w:r>
          </w:p>
        </w:tc>
        <w:tc>
          <w:tcPr>
            <w:tcW w:w="0" w:type="auto"/>
            <w:shd w:val="clear" w:color="auto" w:fill="auto"/>
            <w:tcMar>
              <w:top w:w="100" w:type="dxa"/>
              <w:left w:w="100" w:type="dxa"/>
              <w:bottom w:w="100" w:type="dxa"/>
              <w:right w:w="100" w:type="dxa"/>
            </w:tcMar>
          </w:tcPr>
          <w:p w14:paraId="353FC8A9" w14:textId="6A794EE4"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0.25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B01D0F6" w14:textId="17924328"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r>
    </w:tbl>
    <w:p w14:paraId="6AC8B14A" w14:textId="77777777" w:rsidR="00892197" w:rsidRPr="00CE6DD4" w:rsidRDefault="00892197" w:rsidP="002732E3">
      <w:pPr>
        <w:adjustRightInd w:val="0"/>
        <w:snapToGrid w:val="0"/>
        <w:spacing w:line="360" w:lineRule="auto"/>
        <w:jc w:val="both"/>
        <w:rPr>
          <w:rFonts w:ascii="Arial" w:hAnsi="Arial" w:cs="Arial"/>
          <w:szCs w:val="20"/>
        </w:rPr>
      </w:pPr>
    </w:p>
    <w:p w14:paraId="30464A16" w14:textId="2612D888"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20.5 µ</w:t>
      </w:r>
      <w:r w:rsidR="005E791A" w:rsidRPr="00CE6DD4">
        <w:rPr>
          <w:rFonts w:ascii="Arial" w:hAnsi="Arial" w:cs="Arial"/>
          <w:szCs w:val="20"/>
        </w:rPr>
        <w:t>l</w:t>
      </w:r>
      <w:r w:rsidRPr="00CE6DD4">
        <w:rPr>
          <w:rFonts w:ascii="Arial" w:hAnsi="Arial" w:cs="Arial"/>
          <w:szCs w:val="20"/>
        </w:rPr>
        <w:t xml:space="preserve"> of the master mix into each PCR tube</w:t>
      </w:r>
      <w:r w:rsidR="00C36815" w:rsidRPr="00CE6DD4">
        <w:rPr>
          <w:rFonts w:ascii="Arial" w:hAnsi="Arial" w:cs="Arial"/>
          <w:szCs w:val="20"/>
        </w:rPr>
        <w:t>.</w:t>
      </w:r>
    </w:p>
    <w:p w14:paraId="1394FE8B" w14:textId="7E3FE44E"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2.5 µ</w:t>
      </w:r>
      <w:r w:rsidR="005E791A" w:rsidRPr="00CE6DD4">
        <w:rPr>
          <w:rFonts w:ascii="Arial" w:hAnsi="Arial" w:cs="Arial"/>
          <w:szCs w:val="20"/>
        </w:rPr>
        <w:t>l</w:t>
      </w:r>
      <w:r w:rsidRPr="00CE6DD4">
        <w:rPr>
          <w:rFonts w:ascii="Arial" w:hAnsi="Arial" w:cs="Arial"/>
          <w:szCs w:val="20"/>
        </w:rPr>
        <w:t xml:space="preserve"> of the corresponding 10 µM barcoded 806R primer into each tube and mix well by pipetting.</w:t>
      </w:r>
    </w:p>
    <w:p w14:paraId="55F5D816" w14:textId="4630B4F9"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11.5 µ</w:t>
      </w:r>
      <w:r w:rsidR="005E791A" w:rsidRPr="00CE6DD4">
        <w:rPr>
          <w:rFonts w:ascii="Arial" w:hAnsi="Arial" w:cs="Arial"/>
          <w:szCs w:val="20"/>
        </w:rPr>
        <w:t>l</w:t>
      </w:r>
      <w:r w:rsidRPr="00CE6DD4">
        <w:rPr>
          <w:rFonts w:ascii="Arial" w:hAnsi="Arial" w:cs="Arial"/>
          <w:szCs w:val="20"/>
        </w:rPr>
        <w:t xml:space="preserve"> of each reaction into new PCR tube</w:t>
      </w:r>
      <w:r w:rsidR="005E791A" w:rsidRPr="00CE6DD4">
        <w:rPr>
          <w:rFonts w:ascii="Arial" w:hAnsi="Arial" w:cs="Arial"/>
          <w:szCs w:val="20"/>
        </w:rPr>
        <w:t xml:space="preserve">s to run as negative controls. </w:t>
      </w:r>
    </w:p>
    <w:p w14:paraId="536FA9AB" w14:textId="45A38B9B" w:rsidR="00892197" w:rsidRPr="00CE6DD4" w:rsidRDefault="005E791A"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Add 1 µl of </w:t>
      </w:r>
      <w:r w:rsidR="00892197" w:rsidRPr="00CE6DD4">
        <w:rPr>
          <w:rFonts w:ascii="Arial" w:hAnsi="Arial" w:cs="Arial"/>
          <w:szCs w:val="20"/>
        </w:rPr>
        <w:t>the corresponding template to the remaining 11.5 µ</w:t>
      </w:r>
      <w:r w:rsidRPr="00CE6DD4">
        <w:rPr>
          <w:rFonts w:ascii="Arial" w:hAnsi="Arial" w:cs="Arial"/>
          <w:szCs w:val="20"/>
        </w:rPr>
        <w:t>l</w:t>
      </w:r>
      <w:r w:rsidR="00892197" w:rsidRPr="00CE6DD4">
        <w:rPr>
          <w:rFonts w:ascii="Arial" w:hAnsi="Arial" w:cs="Arial"/>
          <w:szCs w:val="20"/>
        </w:rPr>
        <w:t>.</w:t>
      </w:r>
    </w:p>
    <w:p w14:paraId="7DCCF19D"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Cap the tubes and spin down.</w:t>
      </w:r>
    </w:p>
    <w:p w14:paraId="3A5E14D6"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Run the following touchdown PCR program:</w:t>
      </w:r>
    </w:p>
    <w:p w14:paraId="5B5CA8C3"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Initial denaturation:</w:t>
      </w:r>
    </w:p>
    <w:p w14:paraId="0CC3344F" w14:textId="6DCE41F6"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bookmarkStart w:id="78" w:name="OLE_LINK1"/>
      <w:bookmarkStart w:id="79" w:name="OLE_LINK2"/>
      <w:bookmarkStart w:id="80" w:name="OLE_LINK3"/>
      <w:bookmarkStart w:id="81" w:name="OLE_LINK4"/>
      <w:bookmarkStart w:id="82" w:name="OLE_LINK5"/>
      <w:bookmarkStart w:id="83" w:name="OLE_LINK63"/>
      <w:bookmarkStart w:id="84" w:name="OLE_LINK91"/>
      <w:bookmarkStart w:id="85" w:name="OLE_LINK92"/>
      <w:bookmarkStart w:id="86" w:name="OLE_LINK98"/>
      <w:bookmarkStart w:id="87" w:name="OLE_LINK113"/>
      <w:bookmarkStart w:id="88" w:name="OLE_LINK115"/>
      <w:bookmarkStart w:id="89" w:name="OLE_LINK162"/>
      <w:bookmarkStart w:id="90" w:name="OLE_LINK194"/>
      <w:bookmarkStart w:id="91" w:name="OLE_LINK195"/>
      <w:r w:rsidR="005E791A" w:rsidRPr="00CE6DD4">
        <w:rPr>
          <w:rFonts w:ascii="Arial" w:hAnsi="Arial" w:cs="Arial"/>
          <w:szCs w:val="20"/>
        </w:rPr>
        <w:t xml:space="preserve"> </w:t>
      </w:r>
      <w:r w:rsidR="005E791A" w:rsidRPr="00CE6DD4">
        <w:rPr>
          <w:rFonts w:ascii="Arial" w:eastAsia="Microsoft YaHei" w:hAnsi="Arial" w:cs="Arial"/>
          <w:szCs w:val="20"/>
        </w:rPr>
        <w:t>°C</w:t>
      </w:r>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CE6DD4">
        <w:rPr>
          <w:rFonts w:ascii="Arial" w:hAnsi="Arial" w:cs="Arial"/>
          <w:szCs w:val="20"/>
        </w:rPr>
        <w:t>, 5 min</w:t>
      </w:r>
    </w:p>
    <w:p w14:paraId="37BA6AA7" w14:textId="0135FED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 cycles, decreasing the annealing temperature 2</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xml:space="preserve"> each cycle:</w:t>
      </w:r>
    </w:p>
    <w:p w14:paraId="059A6C1A" w14:textId="7BCE5819"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45 sec</w:t>
      </w:r>
    </w:p>
    <w:p w14:paraId="1031D659" w14:textId="71D9A0AD"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65</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1 min</w:t>
      </w:r>
      <w:r w:rsidR="005E791A" w:rsidRPr="00CE6DD4">
        <w:rPr>
          <w:rFonts w:ascii="Arial" w:hAnsi="Arial" w:cs="Arial"/>
          <w:szCs w:val="20"/>
        </w:rPr>
        <w:t xml:space="preserve"> (-</w:t>
      </w:r>
      <w:r w:rsidRPr="00CE6DD4">
        <w:rPr>
          <w:rFonts w:ascii="Arial" w:hAnsi="Arial" w:cs="Arial"/>
          <w:szCs w:val="20"/>
        </w:rPr>
        <w:t>2</w:t>
      </w:r>
      <w:r w:rsidR="005E791A" w:rsidRPr="00CE6DD4">
        <w:rPr>
          <w:rFonts w:ascii="Arial" w:hAnsi="Arial" w:cs="Arial"/>
          <w:szCs w:val="20"/>
        </w:rPr>
        <w:t xml:space="preserve"> </w:t>
      </w:r>
      <w:r w:rsidR="005E791A" w:rsidRPr="00CE6DD4">
        <w:rPr>
          <w:rFonts w:ascii="Arial" w:eastAsia="Microsoft YaHei" w:hAnsi="Arial" w:cs="Arial"/>
          <w:szCs w:val="20"/>
        </w:rPr>
        <w:t>°C</w:t>
      </w:r>
      <w:r w:rsidR="005E791A" w:rsidRPr="00CE6DD4">
        <w:rPr>
          <w:rFonts w:ascii="Arial" w:hAnsi="Arial" w:cs="Arial"/>
          <w:szCs w:val="20"/>
        </w:rPr>
        <w:t>/</w:t>
      </w:r>
      <w:r w:rsidRPr="00CE6DD4">
        <w:rPr>
          <w:rFonts w:ascii="Arial" w:hAnsi="Arial" w:cs="Arial"/>
          <w:szCs w:val="20"/>
        </w:rPr>
        <w:t>cycle)</w:t>
      </w:r>
    </w:p>
    <w:p w14:paraId="62F8D0F2" w14:textId="4676DAB5"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xml:space="preserve">, 1:30 </w:t>
      </w:r>
    </w:p>
    <w:p w14:paraId="7E74D217"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30 cycles:</w:t>
      </w:r>
    </w:p>
    <w:p w14:paraId="62ACB80F" w14:textId="2DBD58B4"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45 sec</w:t>
      </w:r>
    </w:p>
    <w:p w14:paraId="171E1375" w14:textId="1428BF9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50</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30 sec</w:t>
      </w:r>
    </w:p>
    <w:p w14:paraId="77DD3A94" w14:textId="264EA4FF"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xml:space="preserve">, 1:30 </w:t>
      </w:r>
    </w:p>
    <w:p w14:paraId="7D1D401D"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Final extension:</w:t>
      </w:r>
    </w:p>
    <w:p w14:paraId="66319E94" w14:textId="7152E5A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10 min</w:t>
      </w:r>
    </w:p>
    <w:p w14:paraId="189D9252"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Pause:</w:t>
      </w:r>
    </w:p>
    <w:p w14:paraId="7003259C" w14:textId="2F49B9EF"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eastAsia="Arial Unicode MS" w:hAnsi="Arial" w:cs="Arial"/>
          <w:szCs w:val="20"/>
        </w:rPr>
        <w:t>4</w:t>
      </w:r>
      <w:r w:rsidR="005E791A" w:rsidRPr="00CE6DD4">
        <w:rPr>
          <w:rFonts w:ascii="Arial" w:eastAsia="Arial Unicode MS" w:hAnsi="Arial" w:cs="Arial"/>
          <w:szCs w:val="20"/>
        </w:rPr>
        <w:t xml:space="preserve"> </w:t>
      </w:r>
      <w:r w:rsidR="005E791A" w:rsidRPr="00CE6DD4">
        <w:rPr>
          <w:rFonts w:ascii="Arial" w:eastAsia="Microsoft YaHei" w:hAnsi="Arial" w:cs="Arial"/>
          <w:szCs w:val="20"/>
        </w:rPr>
        <w:t>°C</w:t>
      </w:r>
      <w:r w:rsidRPr="00CE6DD4">
        <w:rPr>
          <w:rFonts w:ascii="Arial" w:eastAsia="Arial Unicode MS" w:hAnsi="Arial" w:cs="Arial"/>
          <w:szCs w:val="20"/>
        </w:rPr>
        <w:t>, ∞</w:t>
      </w:r>
    </w:p>
    <w:p w14:paraId="39B3FB0F" w14:textId="3A6ED0C1"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Gel</w:t>
      </w:r>
    </w:p>
    <w:p w14:paraId="48B341EB" w14:textId="4B8C92A7"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1 µ</w:t>
      </w:r>
      <w:r w:rsidR="005E791A" w:rsidRPr="00CE6DD4">
        <w:rPr>
          <w:rFonts w:ascii="Arial" w:hAnsi="Arial" w:cs="Arial"/>
          <w:szCs w:val="20"/>
        </w:rPr>
        <w:t>l</w:t>
      </w:r>
      <w:r w:rsidRPr="00CE6DD4">
        <w:rPr>
          <w:rFonts w:ascii="Arial" w:hAnsi="Arial" w:cs="Arial"/>
          <w:szCs w:val="20"/>
        </w:rPr>
        <w:t xml:space="preserve"> of PCR product to 5 µ</w:t>
      </w:r>
      <w:r w:rsidR="005E791A" w:rsidRPr="00CE6DD4">
        <w:rPr>
          <w:rFonts w:ascii="Arial" w:hAnsi="Arial" w:cs="Arial"/>
          <w:szCs w:val="20"/>
        </w:rPr>
        <w:t>l</w:t>
      </w:r>
      <w:r w:rsidRPr="00CE6DD4">
        <w:rPr>
          <w:rFonts w:ascii="Arial" w:hAnsi="Arial" w:cs="Arial"/>
          <w:szCs w:val="20"/>
        </w:rPr>
        <w:t xml:space="preserve"> of gel loading dye (1</w:t>
      </w:r>
      <w:r w:rsidR="005E791A" w:rsidRPr="00CE6DD4">
        <w:rPr>
          <w:rFonts w:ascii="Arial" w:hAnsi="Arial" w:cs="Arial"/>
          <w:szCs w:val="20"/>
        </w:rPr>
        <w:t>x)</w:t>
      </w:r>
      <w:r w:rsidR="005E791A" w:rsidRPr="00CE6DD4">
        <w:rPr>
          <w:rFonts w:ascii="Arial" w:hAnsi="Arial" w:cs="Arial" w:hint="eastAsia"/>
          <w:szCs w:val="20"/>
          <w:lang w:eastAsia="zh-CN"/>
        </w:rPr>
        <w:t>.</w:t>
      </w:r>
    </w:p>
    <w:p w14:paraId="1FF4BB8D" w14:textId="388899B1"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Run the samples on a 1% agarose gel at 120 V for 20 min.</w:t>
      </w:r>
    </w:p>
    <w:p w14:paraId="0ACBC846" w14:textId="77777777"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Verify proper amplification (expected band size is ~400 </w:t>
      </w:r>
      <w:proofErr w:type="spellStart"/>
      <w:r w:rsidRPr="00CE6DD4">
        <w:rPr>
          <w:rFonts w:ascii="Arial" w:hAnsi="Arial" w:cs="Arial"/>
          <w:szCs w:val="20"/>
        </w:rPr>
        <w:t>bp</w:t>
      </w:r>
      <w:proofErr w:type="spellEnd"/>
      <w:r w:rsidRPr="00CE6DD4">
        <w:rPr>
          <w:rFonts w:ascii="Arial" w:hAnsi="Arial" w:cs="Arial"/>
          <w:szCs w:val="20"/>
        </w:rPr>
        <w:t xml:space="preserve"> long) and absence of contamination in the negative controls. </w:t>
      </w:r>
    </w:p>
    <w:p w14:paraId="46CED3CF" w14:textId="77777777" w:rsidR="00892197" w:rsidRPr="00CE6DD4" w:rsidRDefault="00892197" w:rsidP="002732E3">
      <w:pPr>
        <w:adjustRightInd w:val="0"/>
        <w:snapToGrid w:val="0"/>
        <w:spacing w:line="360" w:lineRule="auto"/>
        <w:jc w:val="both"/>
        <w:rPr>
          <w:rFonts w:ascii="Arial" w:hAnsi="Arial" w:cs="Arial"/>
          <w:szCs w:val="20"/>
        </w:rPr>
      </w:pPr>
    </w:p>
    <w:p w14:paraId="07A096C0" w14:textId="0A428AAA"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PCR Cleanup</w:t>
      </w:r>
    </w:p>
    <w:p w14:paraId="36C40277" w14:textId="4C46A11C"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Remove beads from 4</w:t>
      </w:r>
      <w:r w:rsidR="005E791A" w:rsidRPr="00CE6DD4">
        <w:rPr>
          <w:rFonts w:ascii="Arial" w:hAnsi="Arial" w:cs="Arial"/>
          <w:szCs w:val="20"/>
        </w:rPr>
        <w:t xml:space="preserve"> </w:t>
      </w:r>
      <w:r w:rsidR="005E791A" w:rsidRPr="00CE6DD4">
        <w:rPr>
          <w:rFonts w:ascii="Arial" w:eastAsia="Microsoft YaHei" w:hAnsi="Arial" w:cs="Arial"/>
          <w:szCs w:val="20"/>
        </w:rPr>
        <w:t>°C</w:t>
      </w:r>
      <w:r w:rsidRPr="00CE6DD4">
        <w:rPr>
          <w:rFonts w:ascii="Arial" w:hAnsi="Arial" w:cs="Arial"/>
          <w:szCs w:val="20"/>
        </w:rPr>
        <w:t xml:space="preserve"> and allow them to reach room temperature.</w:t>
      </w:r>
    </w:p>
    <w:p w14:paraId="189F6A59" w14:textId="5638A0B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Prepare a fresh batch of 70% ethanol solution (500 µ</w:t>
      </w:r>
      <w:r w:rsidR="005E791A" w:rsidRPr="00CE6DD4">
        <w:rPr>
          <w:rFonts w:ascii="Arial" w:hAnsi="Arial" w:cs="Arial"/>
          <w:szCs w:val="20"/>
        </w:rPr>
        <w:t>l/</w:t>
      </w:r>
      <w:r w:rsidRPr="00CE6DD4">
        <w:rPr>
          <w:rFonts w:ascii="Arial" w:hAnsi="Arial" w:cs="Arial"/>
          <w:szCs w:val="20"/>
        </w:rPr>
        <w:t xml:space="preserve">reaction). </w:t>
      </w:r>
    </w:p>
    <w:p w14:paraId="36BF8703" w14:textId="09EC00A7"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9 µ</w:t>
      </w:r>
      <w:r w:rsidR="005E791A" w:rsidRPr="00CE6DD4">
        <w:rPr>
          <w:rFonts w:ascii="Arial" w:hAnsi="Arial" w:cs="Arial"/>
          <w:szCs w:val="20"/>
        </w:rPr>
        <w:t>l</w:t>
      </w:r>
      <w:r w:rsidRPr="00CE6DD4">
        <w:rPr>
          <w:rFonts w:ascii="Arial" w:hAnsi="Arial" w:cs="Arial"/>
          <w:szCs w:val="20"/>
        </w:rPr>
        <w:t xml:space="preserve"> of the PCR product into a tube.</w:t>
      </w:r>
    </w:p>
    <w:p w14:paraId="6CAB5E25" w14:textId="2422344E"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5.4 µ</w:t>
      </w:r>
      <w:r w:rsidR="005E791A" w:rsidRPr="00CE6DD4">
        <w:rPr>
          <w:rFonts w:ascii="Arial" w:hAnsi="Arial" w:cs="Arial"/>
          <w:szCs w:val="20"/>
        </w:rPr>
        <w:t>l</w:t>
      </w:r>
      <w:r w:rsidRPr="00CE6DD4">
        <w:rPr>
          <w:rFonts w:ascii="Arial" w:hAnsi="Arial" w:cs="Arial"/>
          <w:szCs w:val="20"/>
        </w:rPr>
        <w:t xml:space="preserve"> (0.6 volume) of </w:t>
      </w:r>
      <w:proofErr w:type="spellStart"/>
      <w:r w:rsidRPr="00CE6DD4">
        <w:rPr>
          <w:rFonts w:ascii="Arial" w:hAnsi="Arial" w:cs="Arial"/>
          <w:szCs w:val="20"/>
        </w:rPr>
        <w:t>Ampure</w:t>
      </w:r>
      <w:proofErr w:type="spellEnd"/>
      <w:r w:rsidRPr="00CE6DD4">
        <w:rPr>
          <w:rFonts w:ascii="Arial" w:hAnsi="Arial" w:cs="Arial"/>
          <w:szCs w:val="20"/>
        </w:rPr>
        <w:t xml:space="preserve"> XP beads, mix by pipetting, and let incubate at room temperature for 5 min.</w:t>
      </w:r>
    </w:p>
    <w:p w14:paraId="0547AC67" w14:textId="22A2BF49"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the tubes to a magnet plate and let stand for 2 min.</w:t>
      </w:r>
    </w:p>
    <w:p w14:paraId="29ADA1BE" w14:textId="77777777"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Carefully remove the cleared solution without disturbing the beads.</w:t>
      </w:r>
    </w:p>
    <w:p w14:paraId="0522C3F4" w14:textId="3A3F5909"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Keeping the tubes on </w:t>
      </w:r>
      <w:r w:rsidR="005E791A" w:rsidRPr="00CE6DD4">
        <w:rPr>
          <w:rFonts w:ascii="Arial" w:hAnsi="Arial" w:cs="Arial"/>
          <w:szCs w:val="20"/>
        </w:rPr>
        <w:t>the magnet plate, add 200 µl of</w:t>
      </w:r>
      <w:r w:rsidRPr="00CE6DD4">
        <w:rPr>
          <w:rFonts w:ascii="Arial" w:hAnsi="Arial" w:cs="Arial"/>
          <w:szCs w:val="20"/>
        </w:rPr>
        <w:t xml:space="preserve"> 70% ethanol, incubate for 30 sec, and remove with a pipette. Repeat this step once more for a total of two ethanol washes. For the final wash, remove all ethanol from the bottom. </w:t>
      </w:r>
    </w:p>
    <w:p w14:paraId="21C41786" w14:textId="7BD4A68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With the tubes still on the magnet plate, air-dry the beads for 2 min. Take care not to </w:t>
      </w:r>
      <w:proofErr w:type="spellStart"/>
      <w:r w:rsidRPr="00CE6DD4">
        <w:rPr>
          <w:rFonts w:ascii="Arial" w:hAnsi="Arial" w:cs="Arial"/>
          <w:szCs w:val="20"/>
        </w:rPr>
        <w:t>overdry</w:t>
      </w:r>
      <w:proofErr w:type="spellEnd"/>
      <w:r w:rsidRPr="00CE6DD4">
        <w:rPr>
          <w:rFonts w:ascii="Arial" w:hAnsi="Arial" w:cs="Arial"/>
          <w:szCs w:val="20"/>
        </w:rPr>
        <w:t xml:space="preserve"> the beads as this will prevent the beads from being </w:t>
      </w:r>
      <w:proofErr w:type="spellStart"/>
      <w:r w:rsidRPr="00CE6DD4">
        <w:rPr>
          <w:rFonts w:ascii="Arial" w:hAnsi="Arial" w:cs="Arial"/>
          <w:szCs w:val="20"/>
        </w:rPr>
        <w:t>resuspended</w:t>
      </w:r>
      <w:proofErr w:type="spellEnd"/>
      <w:r w:rsidRPr="00CE6DD4">
        <w:rPr>
          <w:rFonts w:ascii="Arial" w:hAnsi="Arial" w:cs="Arial"/>
          <w:szCs w:val="20"/>
        </w:rPr>
        <w:t xml:space="preserve"> in Step </w:t>
      </w:r>
      <w:r w:rsidR="005E791A" w:rsidRPr="00CE6DD4">
        <w:rPr>
          <w:rFonts w:ascii="Arial" w:hAnsi="Arial" w:cs="Arial"/>
          <w:color w:val="FF0000"/>
          <w:szCs w:val="20"/>
        </w:rPr>
        <w:t>E9</w:t>
      </w:r>
      <w:r w:rsidRPr="00CE6DD4">
        <w:rPr>
          <w:rFonts w:ascii="Arial" w:hAnsi="Arial" w:cs="Arial"/>
          <w:szCs w:val="20"/>
        </w:rPr>
        <w:t>.</w:t>
      </w:r>
    </w:p>
    <w:p w14:paraId="7AC725C6" w14:textId="6DF6BCD6"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Take the plates off the magnet plate, add 50 µ</w:t>
      </w:r>
      <w:r w:rsidR="005E791A" w:rsidRPr="00CE6DD4">
        <w:rPr>
          <w:rFonts w:ascii="Arial" w:hAnsi="Arial" w:cs="Arial"/>
          <w:szCs w:val="20"/>
        </w:rPr>
        <w:t>l</w:t>
      </w:r>
      <w:r w:rsidRPr="00CE6DD4">
        <w:rPr>
          <w:rFonts w:ascii="Arial" w:hAnsi="Arial" w:cs="Arial"/>
          <w:szCs w:val="20"/>
        </w:rPr>
        <w:t xml:space="preserve"> of nuclease-free water, and </w:t>
      </w:r>
      <w:proofErr w:type="spellStart"/>
      <w:r w:rsidRPr="00CE6DD4">
        <w:rPr>
          <w:rFonts w:ascii="Arial" w:hAnsi="Arial" w:cs="Arial"/>
          <w:szCs w:val="20"/>
        </w:rPr>
        <w:t>resuspend</w:t>
      </w:r>
      <w:proofErr w:type="spellEnd"/>
      <w:r w:rsidRPr="00CE6DD4">
        <w:rPr>
          <w:rFonts w:ascii="Arial" w:hAnsi="Arial" w:cs="Arial"/>
          <w:szCs w:val="20"/>
        </w:rPr>
        <w:t xml:space="preserve"> the beads by pipetting up and down.</w:t>
      </w:r>
    </w:p>
    <w:p w14:paraId="450122AD" w14:textId="40C0E45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Place the tube back to the magnet plate and incubate for 1 min.</w:t>
      </w:r>
    </w:p>
    <w:p w14:paraId="579C2987" w14:textId="6B7C316A"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35 µ</w:t>
      </w:r>
      <w:r w:rsidR="005E791A" w:rsidRPr="00CE6DD4">
        <w:rPr>
          <w:rFonts w:ascii="Arial" w:hAnsi="Arial" w:cs="Arial"/>
          <w:szCs w:val="20"/>
        </w:rPr>
        <w:t>l</w:t>
      </w:r>
      <w:r w:rsidRPr="00CE6DD4">
        <w:rPr>
          <w:rFonts w:ascii="Arial" w:hAnsi="Arial" w:cs="Arial"/>
          <w:szCs w:val="20"/>
        </w:rPr>
        <w:t xml:space="preserve"> of the </w:t>
      </w:r>
      <w:proofErr w:type="spellStart"/>
      <w:r w:rsidRPr="00CE6DD4">
        <w:rPr>
          <w:rFonts w:ascii="Arial" w:hAnsi="Arial" w:cs="Arial"/>
          <w:szCs w:val="20"/>
        </w:rPr>
        <w:t>eluant</w:t>
      </w:r>
      <w:proofErr w:type="spellEnd"/>
      <w:r w:rsidRPr="00CE6DD4">
        <w:rPr>
          <w:rFonts w:ascii="Arial" w:hAnsi="Arial" w:cs="Arial"/>
          <w:szCs w:val="20"/>
        </w:rPr>
        <w:t xml:space="preserve"> to a new tube. </w:t>
      </w:r>
    </w:p>
    <w:p w14:paraId="1CF2025A" w14:textId="77777777" w:rsidR="00892197" w:rsidRPr="00CE6DD4" w:rsidRDefault="00892197" w:rsidP="002732E3">
      <w:pPr>
        <w:adjustRightInd w:val="0"/>
        <w:snapToGrid w:val="0"/>
        <w:spacing w:line="360" w:lineRule="auto"/>
        <w:jc w:val="both"/>
        <w:rPr>
          <w:rFonts w:ascii="Arial" w:hAnsi="Arial" w:cs="Arial"/>
          <w:szCs w:val="20"/>
        </w:rPr>
      </w:pPr>
    </w:p>
    <w:p w14:paraId="0B50F62A" w14:textId="5DC24099" w:rsidR="00892197" w:rsidRPr="00CE6DD4" w:rsidRDefault="005E791A"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Quantification</w:t>
      </w:r>
      <w:ins w:id="92" w:author="Joseph Edwards" w:date="2018-03-23T17:13:00Z">
        <w:r w:rsidR="00BB48EC">
          <w:rPr>
            <w:rFonts w:ascii="Arial" w:hAnsi="Arial" w:cs="Arial"/>
            <w:sz w:val="20"/>
            <w:szCs w:val="20"/>
          </w:rPr>
          <w:t xml:space="preserve"> of amplicon libraries</w:t>
        </w:r>
      </w:ins>
    </w:p>
    <w:p w14:paraId="3C0056F7" w14:textId="77777777" w:rsidR="00892197" w:rsidRPr="00CE6DD4" w:rsidRDefault="00892197" w:rsidP="005E791A">
      <w:pPr>
        <w:adjustRightInd w:val="0"/>
        <w:snapToGrid w:val="0"/>
        <w:spacing w:line="360" w:lineRule="auto"/>
        <w:ind w:left="357"/>
        <w:jc w:val="both"/>
        <w:rPr>
          <w:rFonts w:ascii="Arial" w:hAnsi="Arial" w:cs="Arial"/>
          <w:szCs w:val="20"/>
        </w:rPr>
      </w:pPr>
      <w:r w:rsidRPr="00CE6DD4">
        <w:rPr>
          <w:rFonts w:ascii="Arial" w:hAnsi="Arial" w:cs="Arial"/>
          <w:szCs w:val="20"/>
        </w:rPr>
        <w:t>Use the Qubit dsDNA HS assay to measure the concentrations of the purified libraries:</w:t>
      </w:r>
    </w:p>
    <w:p w14:paraId="741513ED" w14:textId="77777777"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Set up two Assay Tubes for the standards and one for each sample to be quantified. </w:t>
      </w:r>
    </w:p>
    <w:p w14:paraId="67AA4EE6" w14:textId="5AC32268"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each tube, prepare 200 µ</w:t>
      </w:r>
      <w:r w:rsidR="005E791A" w:rsidRPr="00CE6DD4">
        <w:rPr>
          <w:rFonts w:ascii="Arial" w:hAnsi="Arial" w:cs="Arial"/>
          <w:szCs w:val="20"/>
        </w:rPr>
        <w:t>l</w:t>
      </w:r>
      <w:r w:rsidRPr="00CE6DD4">
        <w:rPr>
          <w:rFonts w:ascii="Arial" w:hAnsi="Arial" w:cs="Arial"/>
          <w:szCs w:val="20"/>
        </w:rPr>
        <w:t xml:space="preserve"> of Qubit Working Solution by mixing 199 µ</w:t>
      </w:r>
      <w:r w:rsidR="005E791A" w:rsidRPr="00CE6DD4">
        <w:rPr>
          <w:rFonts w:ascii="Arial" w:hAnsi="Arial" w:cs="Arial"/>
          <w:szCs w:val="20"/>
        </w:rPr>
        <w:t>l</w:t>
      </w:r>
      <w:r w:rsidRPr="00CE6DD4">
        <w:rPr>
          <w:rFonts w:ascii="Arial" w:hAnsi="Arial" w:cs="Arial"/>
          <w:szCs w:val="20"/>
        </w:rPr>
        <w:t xml:space="preserve"> of Qubit buffer and 1 µ</w:t>
      </w:r>
      <w:r w:rsidR="005E791A" w:rsidRPr="00CE6DD4">
        <w:rPr>
          <w:rFonts w:ascii="Arial" w:hAnsi="Arial" w:cs="Arial"/>
          <w:szCs w:val="20"/>
        </w:rPr>
        <w:t>l of Qubit Working Solution</w:t>
      </w:r>
      <w:r w:rsidR="005E791A" w:rsidRPr="00CE6DD4">
        <w:rPr>
          <w:rFonts w:ascii="Arial" w:hAnsi="Arial" w:cs="Arial"/>
          <w:szCs w:val="20"/>
          <w:lang w:eastAsia="zh-CN"/>
        </w:rPr>
        <w:t>.</w:t>
      </w:r>
    </w:p>
    <w:p w14:paraId="0BA1CBAA" w14:textId="32EB6E0C"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standards, aliquot 190 µ</w:t>
      </w:r>
      <w:r w:rsidR="005E791A" w:rsidRPr="00CE6DD4">
        <w:rPr>
          <w:rFonts w:ascii="Arial" w:hAnsi="Arial" w:cs="Arial"/>
          <w:szCs w:val="20"/>
        </w:rPr>
        <w:t>l</w:t>
      </w:r>
      <w:r w:rsidRPr="00CE6DD4">
        <w:rPr>
          <w:rFonts w:ascii="Arial" w:hAnsi="Arial" w:cs="Arial"/>
          <w:szCs w:val="20"/>
        </w:rPr>
        <w:t xml:space="preserve"> of working solution to 0.5 Assay Tubes, add 10 µ</w:t>
      </w:r>
      <w:r w:rsidR="005E791A" w:rsidRPr="00CE6DD4">
        <w:rPr>
          <w:rFonts w:ascii="Arial" w:hAnsi="Arial" w:cs="Arial"/>
          <w:szCs w:val="20"/>
        </w:rPr>
        <w:t>l</w:t>
      </w:r>
      <w:r w:rsidRPr="00CE6DD4">
        <w:rPr>
          <w:rFonts w:ascii="Arial" w:hAnsi="Arial" w:cs="Arial"/>
          <w:szCs w:val="20"/>
        </w:rPr>
        <w:t xml:space="preserve"> of the corresponding standard, and mix by </w:t>
      </w:r>
      <w:proofErr w:type="spellStart"/>
      <w:r w:rsidRPr="00CE6DD4">
        <w:rPr>
          <w:rFonts w:ascii="Arial" w:hAnsi="Arial" w:cs="Arial"/>
          <w:szCs w:val="20"/>
        </w:rPr>
        <w:t>vortexing</w:t>
      </w:r>
      <w:proofErr w:type="spellEnd"/>
      <w:r w:rsidRPr="00CE6DD4">
        <w:rPr>
          <w:rFonts w:ascii="Arial" w:hAnsi="Arial" w:cs="Arial"/>
          <w:szCs w:val="20"/>
        </w:rPr>
        <w:t xml:space="preserve">. </w:t>
      </w:r>
    </w:p>
    <w:p w14:paraId="590EE0C5" w14:textId="7DB42A62"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samples, aliquot 195 µ</w:t>
      </w:r>
      <w:r w:rsidR="005E791A" w:rsidRPr="00CE6DD4">
        <w:rPr>
          <w:rFonts w:ascii="Arial" w:hAnsi="Arial" w:cs="Arial"/>
          <w:szCs w:val="20"/>
        </w:rPr>
        <w:t>l</w:t>
      </w:r>
      <w:r w:rsidRPr="00CE6DD4">
        <w:rPr>
          <w:rFonts w:ascii="Arial" w:hAnsi="Arial" w:cs="Arial"/>
          <w:szCs w:val="20"/>
        </w:rPr>
        <w:t xml:space="preserve"> of working solution to 0.5 Assay Tubes, add 5 µ</w:t>
      </w:r>
      <w:r w:rsidR="005E791A" w:rsidRPr="00CE6DD4">
        <w:rPr>
          <w:rFonts w:ascii="Arial" w:hAnsi="Arial" w:cs="Arial"/>
          <w:szCs w:val="20"/>
        </w:rPr>
        <w:t>l</w:t>
      </w:r>
      <w:r w:rsidRPr="00CE6DD4">
        <w:rPr>
          <w:rFonts w:ascii="Arial" w:hAnsi="Arial" w:cs="Arial"/>
          <w:szCs w:val="20"/>
        </w:rPr>
        <w:t xml:space="preserve"> of the correspondin</w:t>
      </w:r>
      <w:r w:rsidR="005E791A" w:rsidRPr="00CE6DD4">
        <w:rPr>
          <w:rFonts w:ascii="Arial" w:hAnsi="Arial" w:cs="Arial"/>
          <w:szCs w:val="20"/>
        </w:rPr>
        <w:t xml:space="preserve">g sample, and mix by </w:t>
      </w:r>
      <w:proofErr w:type="spellStart"/>
      <w:r w:rsidR="005E791A" w:rsidRPr="00CE6DD4">
        <w:rPr>
          <w:rFonts w:ascii="Arial" w:hAnsi="Arial" w:cs="Arial"/>
          <w:szCs w:val="20"/>
        </w:rPr>
        <w:t>vortexing</w:t>
      </w:r>
      <w:proofErr w:type="spellEnd"/>
      <w:r w:rsidR="005E791A" w:rsidRPr="00CE6DD4">
        <w:rPr>
          <w:rFonts w:ascii="Arial" w:hAnsi="Arial" w:cs="Arial"/>
          <w:szCs w:val="20"/>
        </w:rPr>
        <w:t>.</w:t>
      </w:r>
    </w:p>
    <w:p w14:paraId="2AD1BF42" w14:textId="78ACC80F"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Incubate tubes for 2 min at room temperature.</w:t>
      </w:r>
    </w:p>
    <w:p w14:paraId="4BA30AB6" w14:textId="77777777"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Select the dsDNA High Sensitivity Assay on the Qubit </w:t>
      </w:r>
      <w:proofErr w:type="spellStart"/>
      <w:r w:rsidRPr="00CE6DD4">
        <w:rPr>
          <w:rFonts w:ascii="Arial" w:hAnsi="Arial" w:cs="Arial"/>
          <w:szCs w:val="20"/>
        </w:rPr>
        <w:t>Fluorometer</w:t>
      </w:r>
      <w:proofErr w:type="spellEnd"/>
      <w:r w:rsidRPr="00CE6DD4">
        <w:rPr>
          <w:rFonts w:ascii="Arial" w:hAnsi="Arial" w:cs="Arial"/>
          <w:szCs w:val="20"/>
        </w:rPr>
        <w:t xml:space="preserve">, read the standards, and run each sample. </w:t>
      </w:r>
    </w:p>
    <w:p w14:paraId="48DEC9C0" w14:textId="77777777" w:rsidR="00892197" w:rsidRPr="00CE6DD4" w:rsidRDefault="00892197" w:rsidP="002732E3">
      <w:pPr>
        <w:adjustRightInd w:val="0"/>
        <w:snapToGrid w:val="0"/>
        <w:spacing w:line="360" w:lineRule="auto"/>
        <w:jc w:val="both"/>
        <w:rPr>
          <w:rFonts w:ascii="Arial" w:hAnsi="Arial" w:cs="Arial"/>
          <w:szCs w:val="20"/>
        </w:rPr>
      </w:pPr>
    </w:p>
    <w:p w14:paraId="25EE983A" w14:textId="5F92C258"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Pooling</w:t>
      </w:r>
      <w:ins w:id="93" w:author="Joseph Edwards" w:date="2018-03-23T17:13:00Z">
        <w:r w:rsidR="00BB48EC">
          <w:rPr>
            <w:rFonts w:ascii="Arial" w:hAnsi="Arial" w:cs="Arial"/>
            <w:sz w:val="20"/>
            <w:szCs w:val="20"/>
          </w:rPr>
          <w:t xml:space="preserve"> of amplicon libraries</w:t>
        </w:r>
      </w:ins>
    </w:p>
    <w:p w14:paraId="4D52BBDE"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Multiplex ~150 libraries per MiSeq sequencing run. If multiple sequencing runs are needed, randomize the libraries across sequencing runs to avoid batch effects. </w:t>
      </w:r>
    </w:p>
    <w:p w14:paraId="79FE0278"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Based on the range of concentrations obtained, determine a target amount of DNA to be pooled. Aim for at least 5 ng of DNA per sample. </w:t>
      </w:r>
    </w:p>
    <w:p w14:paraId="20B1B918"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For each library, calculate the volume need by dividing the target amount of DNA by the sample concentration. </w:t>
      </w:r>
    </w:p>
    <w:p w14:paraId="5D169F2A" w14:textId="793F48D2"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lastRenderedPageBreak/>
        <w:t>Pool the libraries in a non-stick RNase-free 1.5 m</w:t>
      </w:r>
      <w:r w:rsidR="00025C97" w:rsidRPr="00CE6DD4">
        <w:rPr>
          <w:rFonts w:ascii="Arial" w:hAnsi="Arial" w:cs="Arial"/>
          <w:szCs w:val="20"/>
        </w:rPr>
        <w:t>l</w:t>
      </w:r>
      <w:r w:rsidRPr="00CE6DD4">
        <w:rPr>
          <w:rFonts w:ascii="Arial" w:hAnsi="Arial" w:cs="Arial"/>
          <w:szCs w:val="20"/>
        </w:rPr>
        <w:t xml:space="preserve"> microfuge tube. </w:t>
      </w:r>
    </w:p>
    <w:p w14:paraId="47E4F91B" w14:textId="26BE1BC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Avoid pipetting volumes lower than 1 µ</w:t>
      </w:r>
      <w:r w:rsidR="00025C97" w:rsidRPr="00CE6DD4">
        <w:rPr>
          <w:rFonts w:ascii="Arial" w:hAnsi="Arial" w:cs="Arial"/>
          <w:szCs w:val="20"/>
        </w:rPr>
        <w:t>l</w:t>
      </w:r>
      <w:r w:rsidRPr="00CE6DD4">
        <w:rPr>
          <w:rFonts w:ascii="Arial" w:hAnsi="Arial" w:cs="Arial"/>
          <w:szCs w:val="20"/>
        </w:rPr>
        <w:t xml:space="preserve">. If some samples are too concentrated, </w:t>
      </w:r>
      <w:bookmarkStart w:id="94" w:name="OLE_LINK82"/>
      <w:bookmarkStart w:id="95" w:name="OLE_LINK84"/>
      <w:proofErr w:type="spellStart"/>
      <w:r w:rsidRPr="00CE6DD4">
        <w:rPr>
          <w:rFonts w:ascii="Arial" w:hAnsi="Arial" w:cs="Arial"/>
          <w:szCs w:val="20"/>
        </w:rPr>
        <w:t>predilute</w:t>
      </w:r>
      <w:proofErr w:type="spellEnd"/>
      <w:r w:rsidRPr="00CE6DD4">
        <w:rPr>
          <w:rFonts w:ascii="Arial" w:hAnsi="Arial" w:cs="Arial"/>
          <w:szCs w:val="20"/>
        </w:rPr>
        <w:t xml:space="preserve"> them</w:t>
      </w:r>
      <w:bookmarkEnd w:id="94"/>
      <w:bookmarkEnd w:id="95"/>
      <w:r w:rsidRPr="00CE6DD4">
        <w:rPr>
          <w:rFonts w:ascii="Arial" w:hAnsi="Arial" w:cs="Arial"/>
          <w:szCs w:val="20"/>
        </w:rPr>
        <w:t xml:space="preserve"> before pooling. </w:t>
      </w:r>
    </w:p>
    <w:p w14:paraId="36355B66" w14:textId="77777777" w:rsidR="00892197" w:rsidRPr="00CE6DD4" w:rsidRDefault="00892197" w:rsidP="002732E3">
      <w:pPr>
        <w:adjustRightInd w:val="0"/>
        <w:snapToGrid w:val="0"/>
        <w:spacing w:line="360" w:lineRule="auto"/>
        <w:jc w:val="both"/>
        <w:rPr>
          <w:rFonts w:ascii="Arial" w:hAnsi="Arial" w:cs="Arial"/>
          <w:szCs w:val="20"/>
        </w:rPr>
      </w:pPr>
    </w:p>
    <w:p w14:paraId="380022AF" w14:textId="29B1B7A6" w:rsidR="00892197" w:rsidRPr="00CE6DD4" w:rsidRDefault="005C761A"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ins w:id="96" w:author="Joseph Edwards" w:date="2018-03-23T17:13:00Z">
        <w:r>
          <w:rPr>
            <w:rFonts w:ascii="Arial" w:hAnsi="Arial" w:cs="Arial"/>
            <w:sz w:val="20"/>
            <w:szCs w:val="20"/>
          </w:rPr>
          <w:t xml:space="preserve">Library </w:t>
        </w:r>
      </w:ins>
      <w:r w:rsidR="00892197" w:rsidRPr="00CE6DD4">
        <w:rPr>
          <w:rFonts w:ascii="Arial" w:hAnsi="Arial" w:cs="Arial"/>
          <w:sz w:val="20"/>
          <w:szCs w:val="20"/>
        </w:rPr>
        <w:t>Concentration</w:t>
      </w:r>
    </w:p>
    <w:p w14:paraId="783F6A1D" w14:textId="1DA0E2A1"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Remove </w:t>
      </w:r>
      <w:proofErr w:type="spellStart"/>
      <w:r w:rsidRPr="00CE6DD4">
        <w:rPr>
          <w:rFonts w:ascii="Arial" w:hAnsi="Arial" w:cs="Arial"/>
          <w:szCs w:val="20"/>
        </w:rPr>
        <w:t>AmpureXP</w:t>
      </w:r>
      <w:proofErr w:type="spellEnd"/>
      <w:r w:rsidRPr="00CE6DD4">
        <w:rPr>
          <w:rFonts w:ascii="Arial" w:hAnsi="Arial" w:cs="Arial"/>
          <w:szCs w:val="20"/>
        </w:rPr>
        <w:t xml:space="preserve"> beads from 4</w:t>
      </w:r>
      <w:r w:rsidR="00025C97" w:rsidRPr="00CE6DD4">
        <w:rPr>
          <w:rFonts w:ascii="Arial" w:hAnsi="Arial" w:cs="Arial"/>
          <w:szCs w:val="20"/>
        </w:rPr>
        <w:t xml:space="preserve"> </w:t>
      </w:r>
      <w:r w:rsidR="00025C97" w:rsidRPr="00CE6DD4">
        <w:rPr>
          <w:rFonts w:ascii="Arial" w:eastAsia="Microsoft YaHei" w:hAnsi="Arial" w:cs="Arial"/>
          <w:szCs w:val="20"/>
        </w:rPr>
        <w:t>°C</w:t>
      </w:r>
      <w:r w:rsidRPr="00CE6DD4">
        <w:rPr>
          <w:rFonts w:ascii="Arial" w:hAnsi="Arial" w:cs="Arial"/>
          <w:szCs w:val="20"/>
        </w:rPr>
        <w:t xml:space="preserve"> and allow them to reach room temperature.</w:t>
      </w:r>
    </w:p>
    <w:p w14:paraId="33D6D2DF"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Prepare a fresh batch of 70% ethanol solution.</w:t>
      </w:r>
    </w:p>
    <w:p w14:paraId="5364840F" w14:textId="40230245"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Add 1.8 volumes of </w:t>
      </w:r>
      <w:proofErr w:type="spellStart"/>
      <w:r w:rsidRPr="00CE6DD4">
        <w:rPr>
          <w:rFonts w:ascii="Arial" w:hAnsi="Arial" w:cs="Arial"/>
          <w:szCs w:val="20"/>
        </w:rPr>
        <w:t>Ampure</w:t>
      </w:r>
      <w:proofErr w:type="spellEnd"/>
      <w:r w:rsidRPr="00CE6DD4">
        <w:rPr>
          <w:rFonts w:ascii="Arial" w:hAnsi="Arial" w:cs="Arial"/>
          <w:szCs w:val="20"/>
        </w:rPr>
        <w:t xml:space="preserve"> XP beads to the pooled libraries, mix by pipetting, and let incubate at room temperature for 5 min.</w:t>
      </w:r>
    </w:p>
    <w:p w14:paraId="522B257D" w14:textId="6457D9C6"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the tube to a magnet and let stand for 2 min.</w:t>
      </w:r>
    </w:p>
    <w:p w14:paraId="5C4A17C8"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Carefully remove the cleared solution without disturbing the beads.</w:t>
      </w:r>
    </w:p>
    <w:p w14:paraId="217F38A9" w14:textId="208E5A74"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Keeping the tubes on the magnet, add 1.5 m</w:t>
      </w:r>
      <w:r w:rsidR="00025C97" w:rsidRPr="00CE6DD4">
        <w:rPr>
          <w:rFonts w:ascii="Arial" w:hAnsi="Arial" w:cs="Arial"/>
          <w:szCs w:val="20"/>
        </w:rPr>
        <w:t>l</w:t>
      </w:r>
      <w:r w:rsidRPr="00CE6DD4">
        <w:rPr>
          <w:rFonts w:ascii="Arial" w:hAnsi="Arial" w:cs="Arial"/>
          <w:szCs w:val="20"/>
        </w:rPr>
        <w:t xml:space="preserve"> of 70% ethanol, incubate for 30 sec, and remove with a pipette. Repeat this step once more for a total of two ethanol washes. For the final wash, remove all ethanol from the bottom. </w:t>
      </w:r>
    </w:p>
    <w:p w14:paraId="28AD7F8A" w14:textId="223DBD95"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With the tube still on the magnet, air-dry the beads for 2 min</w:t>
      </w:r>
      <w:r w:rsidR="00600252" w:rsidRPr="00CE6DD4">
        <w:rPr>
          <w:rFonts w:ascii="Arial" w:hAnsi="Arial" w:cs="Arial"/>
          <w:szCs w:val="20"/>
        </w:rPr>
        <w:t>.</w:t>
      </w:r>
    </w:p>
    <w:p w14:paraId="2302AA4D" w14:textId="3F5824C2"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Take the tube off the magnet plate, add 50 µ</w:t>
      </w:r>
      <w:r w:rsidR="00600252" w:rsidRPr="00CE6DD4">
        <w:rPr>
          <w:rFonts w:ascii="Arial" w:hAnsi="Arial" w:cs="Arial"/>
          <w:szCs w:val="20"/>
        </w:rPr>
        <w:t>l</w:t>
      </w:r>
      <w:r w:rsidRPr="00CE6DD4">
        <w:rPr>
          <w:rFonts w:ascii="Arial" w:hAnsi="Arial" w:cs="Arial"/>
          <w:szCs w:val="20"/>
        </w:rPr>
        <w:t xml:space="preserve"> of nuclease-free water, and </w:t>
      </w:r>
      <w:proofErr w:type="spellStart"/>
      <w:r w:rsidRPr="00CE6DD4">
        <w:rPr>
          <w:rFonts w:ascii="Arial" w:hAnsi="Arial" w:cs="Arial"/>
          <w:szCs w:val="20"/>
        </w:rPr>
        <w:t>resuspend</w:t>
      </w:r>
      <w:proofErr w:type="spellEnd"/>
      <w:r w:rsidRPr="00CE6DD4">
        <w:rPr>
          <w:rFonts w:ascii="Arial" w:hAnsi="Arial" w:cs="Arial"/>
          <w:szCs w:val="20"/>
        </w:rPr>
        <w:t xml:space="preserve"> the beads by pipetting.</w:t>
      </w:r>
    </w:p>
    <w:p w14:paraId="384C054B" w14:textId="1E1CB0F2"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Place the tube back to the magnet and incubate for 1 min.</w:t>
      </w:r>
    </w:p>
    <w:p w14:paraId="5773E65C"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Transfer the cleared </w:t>
      </w:r>
      <w:proofErr w:type="spellStart"/>
      <w:r w:rsidRPr="00CE6DD4">
        <w:rPr>
          <w:rFonts w:ascii="Arial" w:hAnsi="Arial" w:cs="Arial"/>
          <w:szCs w:val="20"/>
        </w:rPr>
        <w:t>eluant</w:t>
      </w:r>
      <w:proofErr w:type="spellEnd"/>
      <w:r w:rsidRPr="00CE6DD4">
        <w:rPr>
          <w:rFonts w:ascii="Arial" w:hAnsi="Arial" w:cs="Arial"/>
          <w:szCs w:val="20"/>
        </w:rPr>
        <w:t xml:space="preserve"> to a new tube. </w:t>
      </w:r>
    </w:p>
    <w:p w14:paraId="145948A4" w14:textId="77777777" w:rsidR="00892197" w:rsidRPr="00CE6DD4" w:rsidRDefault="00892197" w:rsidP="002732E3">
      <w:pPr>
        <w:adjustRightInd w:val="0"/>
        <w:snapToGrid w:val="0"/>
        <w:spacing w:line="360" w:lineRule="auto"/>
        <w:jc w:val="both"/>
        <w:rPr>
          <w:rFonts w:ascii="Arial" w:hAnsi="Arial" w:cs="Arial"/>
          <w:szCs w:val="20"/>
        </w:rPr>
      </w:pPr>
    </w:p>
    <w:p w14:paraId="404480AA" w14:textId="60296097"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Gel cleanup</w:t>
      </w:r>
    </w:p>
    <w:p w14:paraId="1F08BF5E" w14:textId="29748D44"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Run the concentrated pool of libraries on a 1.8% agarose gel at 120 V for 40 min.</w:t>
      </w:r>
    </w:p>
    <w:p w14:paraId="2DA2492C" w14:textId="77777777"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Using a new blade, excise the ~400 </w:t>
      </w:r>
      <w:proofErr w:type="spellStart"/>
      <w:r w:rsidRPr="00CE6DD4">
        <w:rPr>
          <w:rFonts w:ascii="Arial" w:hAnsi="Arial" w:cs="Arial"/>
          <w:szCs w:val="20"/>
        </w:rPr>
        <w:t>bp</w:t>
      </w:r>
      <w:proofErr w:type="spellEnd"/>
      <w:r w:rsidRPr="00CE6DD4">
        <w:rPr>
          <w:rFonts w:ascii="Arial" w:hAnsi="Arial" w:cs="Arial"/>
          <w:szCs w:val="20"/>
        </w:rPr>
        <w:t xml:space="preserve"> band. </w:t>
      </w:r>
    </w:p>
    <w:p w14:paraId="45DDF686" w14:textId="77777777"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Purify the libraries using the </w:t>
      </w:r>
      <w:proofErr w:type="spellStart"/>
      <w:r w:rsidRPr="00CE6DD4">
        <w:rPr>
          <w:rFonts w:ascii="Arial" w:hAnsi="Arial" w:cs="Arial"/>
          <w:szCs w:val="20"/>
        </w:rPr>
        <w:t>NucleoSpin</w:t>
      </w:r>
      <w:proofErr w:type="spellEnd"/>
      <w:r w:rsidRPr="00CE6DD4">
        <w:rPr>
          <w:rFonts w:ascii="Arial" w:hAnsi="Arial" w:cs="Arial"/>
          <w:szCs w:val="20"/>
        </w:rPr>
        <w:t xml:space="preserve"> Gel and PCR Clean-up kit. </w:t>
      </w:r>
    </w:p>
    <w:p w14:paraId="6F474ED7" w14:textId="77777777" w:rsidR="00892197" w:rsidRPr="00CE6DD4" w:rsidRDefault="00892197" w:rsidP="002732E3">
      <w:pPr>
        <w:adjustRightInd w:val="0"/>
        <w:snapToGrid w:val="0"/>
        <w:spacing w:line="360" w:lineRule="auto"/>
        <w:jc w:val="both"/>
        <w:rPr>
          <w:rFonts w:ascii="Arial" w:hAnsi="Arial" w:cs="Arial"/>
          <w:szCs w:val="20"/>
        </w:rPr>
      </w:pPr>
    </w:p>
    <w:p w14:paraId="1DA877FB" w14:textId="4AF11EDC"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Sequencing</w:t>
      </w:r>
    </w:p>
    <w:p w14:paraId="630FA4FC" w14:textId="77777777" w:rsidR="00892197" w:rsidRPr="00CE6DD4" w:rsidRDefault="00892197" w:rsidP="00501E5A">
      <w:pPr>
        <w:numPr>
          <w:ilvl w:val="0"/>
          <w:numId w:val="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Submit the pooled libraries for 2 x 250 MiSeq sequencing. Use the following custom sequencing primers:</w:t>
      </w:r>
    </w:p>
    <w:p w14:paraId="6A39385A"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Read 1 Primer: TATGGTAATTGTGTGCCAGCMGCCGCGGTAA</w:t>
      </w:r>
    </w:p>
    <w:p w14:paraId="3033C89C"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Read 2 Primer: AGTCAGTCAGCCGGACTACHVGGGTWTCTAAT</w:t>
      </w:r>
    </w:p>
    <w:p w14:paraId="4DA3E26F"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3’ Index Primer: ATTAGAWACCCBDGTAGTCCGGCTGACTGACT</w:t>
      </w:r>
    </w:p>
    <w:p w14:paraId="2332AD65" w14:textId="77777777" w:rsidR="00892197" w:rsidRPr="00CE6DD4" w:rsidRDefault="00892197" w:rsidP="00501E5A">
      <w:pPr>
        <w:numPr>
          <w:ilvl w:val="0"/>
          <w:numId w:val="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Include a </w:t>
      </w:r>
      <w:proofErr w:type="spellStart"/>
      <w:r w:rsidRPr="00CE6DD4">
        <w:rPr>
          <w:rFonts w:ascii="Arial" w:hAnsi="Arial" w:cs="Arial"/>
          <w:szCs w:val="20"/>
        </w:rPr>
        <w:t>PhiX</w:t>
      </w:r>
      <w:proofErr w:type="spellEnd"/>
      <w:r w:rsidRPr="00CE6DD4">
        <w:rPr>
          <w:rFonts w:ascii="Arial" w:hAnsi="Arial" w:cs="Arial"/>
          <w:szCs w:val="20"/>
        </w:rPr>
        <w:t xml:space="preserve"> control for low diversity samples. </w:t>
      </w:r>
    </w:p>
    <w:p w14:paraId="6A32B2D6" w14:textId="77777777" w:rsidR="00892197" w:rsidRPr="00CE6DD4" w:rsidRDefault="00892197" w:rsidP="002732E3">
      <w:pPr>
        <w:adjustRightInd w:val="0"/>
        <w:snapToGrid w:val="0"/>
        <w:spacing w:line="360" w:lineRule="auto"/>
        <w:jc w:val="both"/>
        <w:rPr>
          <w:rFonts w:ascii="Arial" w:hAnsi="Arial" w:cs="Arial"/>
          <w:szCs w:val="20"/>
        </w:rPr>
      </w:pPr>
    </w:p>
    <w:p w14:paraId="3CB8823B" w14:textId="5B1685D2"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 xml:space="preserve">Sequence </w:t>
      </w:r>
      <w:r w:rsidR="00250872" w:rsidRPr="00CE6DD4">
        <w:rPr>
          <w:rFonts w:ascii="Arial" w:hAnsi="Arial" w:cs="Arial"/>
          <w:sz w:val="20"/>
          <w:szCs w:val="20"/>
        </w:rPr>
        <w:t>a</w:t>
      </w:r>
      <w:r w:rsidRPr="00CE6DD4">
        <w:rPr>
          <w:rFonts w:ascii="Arial" w:hAnsi="Arial" w:cs="Arial"/>
          <w:sz w:val="20"/>
          <w:szCs w:val="20"/>
        </w:rPr>
        <w:t>nalysis</w:t>
      </w:r>
    </w:p>
    <w:p w14:paraId="0D68DB17" w14:textId="77777777" w:rsidR="00892197" w:rsidRPr="00CE6DD4" w:rsidRDefault="00892197" w:rsidP="00250872">
      <w:pPr>
        <w:adjustRightInd w:val="0"/>
        <w:snapToGrid w:val="0"/>
        <w:spacing w:line="360" w:lineRule="auto"/>
        <w:ind w:left="357"/>
        <w:jc w:val="both"/>
        <w:rPr>
          <w:rFonts w:ascii="Arial" w:hAnsi="Arial" w:cs="Arial"/>
          <w:szCs w:val="20"/>
        </w:rPr>
      </w:pPr>
      <w:r w:rsidRPr="00CE6DD4">
        <w:rPr>
          <w:rFonts w:ascii="Arial" w:hAnsi="Arial" w:cs="Arial"/>
          <w:szCs w:val="20"/>
        </w:rPr>
        <w:t xml:space="preserve">A more detailed version of the sequence analysis pipeline including code for running the analysis can be found on </w:t>
      </w:r>
      <w:hyperlink r:id="rId16">
        <w:r w:rsidRPr="00CE6DD4">
          <w:rPr>
            <w:rFonts w:ascii="Arial" w:hAnsi="Arial" w:cs="Arial"/>
            <w:color w:val="0000FF"/>
            <w:szCs w:val="20"/>
            <w:u w:val="single"/>
          </w:rPr>
          <w:t>GitHub</w:t>
        </w:r>
      </w:hyperlink>
      <w:r w:rsidRPr="00CE6DD4">
        <w:rPr>
          <w:rFonts w:ascii="Arial" w:hAnsi="Arial" w:cs="Arial"/>
          <w:szCs w:val="20"/>
        </w:rPr>
        <w:t>.</w:t>
      </w:r>
    </w:p>
    <w:p w14:paraId="0AA9CA0A" w14:textId="3356D5F3"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Compile metadata in a spreadsheet</w:t>
      </w:r>
    </w:p>
    <w:p w14:paraId="2EB89C74"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lastRenderedPageBreak/>
        <w:t>Assign each sample a unique identifier. This identifier should be unique not just across a single experiment, but across all previous experiments as well. The identifier should only contain alphanumeric and period (“.”) characters.</w:t>
      </w:r>
    </w:p>
    <w:p w14:paraId="7B56D82B"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Create column(s) for barcodes. Each sample should have a unique barcode for each run.</w:t>
      </w:r>
    </w:p>
    <w:p w14:paraId="4DAFD525"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Create additional columns for the experimental variables associated with each sample. Some typical examples of experimental variables are root compartment, plant developmental stage, plant genotype, plot location, date, year, and collector.</w:t>
      </w:r>
    </w:p>
    <w:p w14:paraId="6D90B917" w14:textId="77777777" w:rsidR="00892197" w:rsidRPr="00CE6DD4" w:rsidRDefault="00892197" w:rsidP="00250872">
      <w:pPr>
        <w:adjustRightInd w:val="0"/>
        <w:snapToGrid w:val="0"/>
        <w:spacing w:line="360" w:lineRule="auto"/>
        <w:ind w:left="714"/>
        <w:jc w:val="both"/>
        <w:rPr>
          <w:rFonts w:ascii="Arial" w:hAnsi="Arial" w:cs="Arial"/>
          <w:i/>
          <w:szCs w:val="20"/>
        </w:rPr>
      </w:pPr>
      <w:r w:rsidRPr="00CE6DD4">
        <w:rPr>
          <w:rFonts w:ascii="Arial" w:hAnsi="Arial" w:cs="Arial"/>
          <w:i/>
          <w:szCs w:val="20"/>
        </w:rPr>
        <w:t>Note:</w:t>
      </w:r>
      <w:r w:rsidRPr="00CE6DD4">
        <w:rPr>
          <w:rFonts w:ascii="Arial" w:hAnsi="Arial" w:cs="Arial"/>
          <w:szCs w:val="20"/>
        </w:rPr>
        <w:t xml:space="preserve"> </w:t>
      </w:r>
      <w:r w:rsidRPr="00CE6DD4">
        <w:rPr>
          <w:rFonts w:ascii="Arial" w:hAnsi="Arial" w:cs="Arial"/>
          <w:i/>
          <w:szCs w:val="20"/>
        </w:rPr>
        <w:t xml:space="preserve">A detailed protocol for designing a metadata table can be found at the </w:t>
      </w:r>
      <w:hyperlink r:id="rId17">
        <w:r w:rsidRPr="00CE6DD4">
          <w:rPr>
            <w:rFonts w:ascii="Arial" w:hAnsi="Arial" w:cs="Arial"/>
            <w:i/>
            <w:color w:val="0000FF"/>
            <w:szCs w:val="20"/>
            <w:u w:val="single"/>
          </w:rPr>
          <w:t>Earth Microbiome Project's website</w:t>
        </w:r>
      </w:hyperlink>
      <w:r w:rsidRPr="00CE6DD4">
        <w:rPr>
          <w:rFonts w:ascii="Arial" w:hAnsi="Arial" w:cs="Arial"/>
          <w:i/>
          <w:szCs w:val="20"/>
        </w:rPr>
        <w:t>.</w:t>
      </w:r>
    </w:p>
    <w:p w14:paraId="463296CC" w14:textId="5E51691E"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Download sequencing files from sequencing facility</w:t>
      </w:r>
    </w:p>
    <w:p w14:paraId="1DCFF710" w14:textId="5C125640" w:rsidR="00892197" w:rsidRPr="00CE6DD4" w:rsidRDefault="00892197" w:rsidP="0025087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Downloading of individual files can be accomplished either through an FTP client or by using command line tools (such as </w:t>
      </w:r>
      <w:bookmarkStart w:id="97" w:name="OLE_LINK73"/>
      <w:bookmarkStart w:id="98" w:name="OLE_LINK74"/>
      <w:proofErr w:type="spellStart"/>
      <w:r w:rsidR="00180E73" w:rsidRPr="00CE6DD4">
        <w:rPr>
          <w:rFonts w:ascii="Arial" w:hAnsi="Arial" w:cs="Arial"/>
          <w:color w:val="FF0000"/>
          <w:szCs w:val="20"/>
        </w:rPr>
        <w:t>W</w:t>
      </w:r>
      <w:r w:rsidRPr="00CE6DD4">
        <w:rPr>
          <w:rFonts w:ascii="Arial" w:hAnsi="Arial" w:cs="Arial"/>
          <w:szCs w:val="20"/>
        </w:rPr>
        <w:t>get</w:t>
      </w:r>
      <w:bookmarkEnd w:id="97"/>
      <w:bookmarkEnd w:id="98"/>
      <w:proofErr w:type="spellEnd"/>
      <w:r w:rsidRPr="00CE6DD4">
        <w:rPr>
          <w:rFonts w:ascii="Arial" w:hAnsi="Arial" w:cs="Arial"/>
          <w:szCs w:val="20"/>
        </w:rPr>
        <w:t>).</w:t>
      </w:r>
    </w:p>
    <w:p w14:paraId="6B3B0688" w14:textId="6CEB9C01"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Demultiplex</w:t>
      </w:r>
      <w:proofErr w:type="spellEnd"/>
      <w:r w:rsidRPr="00CE6DD4">
        <w:rPr>
          <w:rFonts w:ascii="Arial" w:hAnsi="Arial" w:cs="Arial"/>
          <w:sz w:val="20"/>
          <w:szCs w:val="20"/>
        </w:rPr>
        <w:t xml:space="preserve"> </w:t>
      </w:r>
      <w:proofErr w:type="spellStart"/>
      <w:r w:rsidRPr="00CE6DD4">
        <w:rPr>
          <w:rFonts w:ascii="Arial" w:hAnsi="Arial" w:cs="Arial"/>
          <w:sz w:val="20"/>
          <w:szCs w:val="20"/>
        </w:rPr>
        <w:t>sequeces</w:t>
      </w:r>
      <w:proofErr w:type="spellEnd"/>
    </w:p>
    <w:p w14:paraId="527678D4" w14:textId="77777777" w:rsidR="00892197" w:rsidRPr="00CE6DD4" w:rsidRDefault="00892197" w:rsidP="0025087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There should be 4 files provided by the sequencing facility. </w:t>
      </w:r>
    </w:p>
    <w:p w14:paraId="5ABA9B77" w14:textId="6C4ADB61"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Construct fu</w:t>
      </w:r>
      <w:r w:rsidR="00180E73" w:rsidRPr="00CE6DD4">
        <w:rPr>
          <w:rFonts w:ascii="Arial" w:hAnsi="Arial" w:cs="Arial"/>
          <w:sz w:val="20"/>
          <w:szCs w:val="20"/>
        </w:rPr>
        <w:t>ll length contiguous sequences</w:t>
      </w:r>
    </w:p>
    <w:p w14:paraId="43EB15E6" w14:textId="265169DF" w:rsidR="00892197" w:rsidRPr="00CE6DD4" w:rsidRDefault="00892197" w:rsidP="00180E73">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Full length sequences can be assembled using </w:t>
      </w:r>
      <w:proofErr w:type="spellStart"/>
      <w:r w:rsidRPr="00CE6DD4">
        <w:rPr>
          <w:rFonts w:ascii="Arial" w:hAnsi="Arial" w:cs="Arial"/>
          <w:szCs w:val="20"/>
        </w:rPr>
        <w:t>PANDAseq</w:t>
      </w:r>
      <w:proofErr w:type="spellEnd"/>
      <w:r w:rsidRPr="00CE6DD4">
        <w:rPr>
          <w:rFonts w:ascii="Arial" w:hAnsi="Arial" w:cs="Arial"/>
          <w:szCs w:val="20"/>
        </w:rPr>
        <w:t xml:space="preserve"> </w:t>
      </w:r>
      <w:r w:rsidR="000E0C9C" w:rsidRPr="00CE6DD4">
        <w:rPr>
          <w:rFonts w:ascii="Arial" w:hAnsi="Arial" w:cs="Arial"/>
          <w:color w:val="FF0000"/>
          <w:szCs w:val="20"/>
        </w:rPr>
        <w:t>(</w:t>
      </w:r>
      <w:proofErr w:type="spellStart"/>
      <w:r w:rsidR="000E0C9C" w:rsidRPr="00CE6DD4">
        <w:rPr>
          <w:rFonts w:ascii="Arial" w:eastAsia="SimSun" w:hAnsi="Arial" w:cs="Arial"/>
          <w:color w:val="FF0000"/>
          <w:kern w:val="0"/>
          <w:szCs w:val="20"/>
          <w:lang w:eastAsia="zh-CN"/>
        </w:rPr>
        <w:t>Masella</w:t>
      </w:r>
      <w:proofErr w:type="spellEnd"/>
      <w:r w:rsidR="000E0C9C" w:rsidRPr="00CE6DD4">
        <w:rPr>
          <w:rFonts w:ascii="Arial" w:eastAsia="SimSun" w:hAnsi="Arial" w:cs="Arial"/>
          <w:color w:val="FF0000"/>
          <w:kern w:val="0"/>
          <w:szCs w:val="20"/>
          <w:lang w:eastAsia="zh-CN"/>
        </w:rPr>
        <w:t xml:space="preserve">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2012</w:t>
      </w:r>
      <w:r w:rsidR="000E0C9C" w:rsidRPr="00CE6DD4">
        <w:rPr>
          <w:rFonts w:ascii="Arial" w:hAnsi="Arial" w:cs="Arial"/>
          <w:color w:val="FF0000"/>
          <w:szCs w:val="20"/>
        </w:rPr>
        <w:t>)</w:t>
      </w:r>
      <w:r w:rsidRPr="00CE6DD4">
        <w:rPr>
          <w:rFonts w:ascii="Arial" w:hAnsi="Arial" w:cs="Arial"/>
          <w:szCs w:val="20"/>
        </w:rPr>
        <w:t xml:space="preserve">. Note that full length </w:t>
      </w:r>
      <w:proofErr w:type="spellStart"/>
      <w:r w:rsidRPr="00CE6DD4">
        <w:rPr>
          <w:rFonts w:ascii="Arial" w:hAnsi="Arial" w:cs="Arial"/>
          <w:szCs w:val="20"/>
        </w:rPr>
        <w:t>contigs</w:t>
      </w:r>
      <w:proofErr w:type="spellEnd"/>
      <w:r w:rsidRPr="00CE6DD4">
        <w:rPr>
          <w:rFonts w:ascii="Arial" w:hAnsi="Arial" w:cs="Arial"/>
          <w:szCs w:val="20"/>
        </w:rPr>
        <w:t xml:space="preserve"> are not necessary for clustering OTUs using DADA2 (see below).</w:t>
      </w:r>
    </w:p>
    <w:p w14:paraId="0BCEDC3E" w14:textId="57C03BCB"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Cluster Sequences and build OTU table</w:t>
      </w:r>
    </w:p>
    <w:p w14:paraId="19E3E26F" w14:textId="7F8A951F" w:rsidR="00892197" w:rsidRPr="00CE6DD4" w:rsidRDefault="00892197" w:rsidP="00501E5A">
      <w:pPr>
        <w:numPr>
          <w:ilvl w:val="0"/>
          <w:numId w:val="13"/>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 xml:space="preserve">If clustering with QIIME </w:t>
      </w:r>
      <w:r w:rsidR="000E0C9C" w:rsidRPr="00CE6DD4">
        <w:rPr>
          <w:rFonts w:ascii="Arial" w:hAnsi="Arial" w:cs="Arial"/>
          <w:color w:val="FF0000"/>
          <w:szCs w:val="20"/>
        </w:rPr>
        <w:t>(</w:t>
      </w:r>
      <w:proofErr w:type="spellStart"/>
      <w:r w:rsidR="000E0C9C" w:rsidRPr="00CE6DD4">
        <w:rPr>
          <w:rFonts w:ascii="Arial" w:eastAsia="SimSun" w:hAnsi="Arial" w:cs="Arial"/>
          <w:color w:val="FF0000"/>
          <w:kern w:val="0"/>
          <w:szCs w:val="20"/>
          <w:lang w:eastAsia="zh-CN"/>
        </w:rPr>
        <w:t>Caporaso</w:t>
      </w:r>
      <w:proofErr w:type="spellEnd"/>
      <w:r w:rsidR="000E0C9C" w:rsidRPr="00CE6DD4">
        <w:rPr>
          <w:rFonts w:ascii="Arial" w:eastAsia="SimSun" w:hAnsi="Arial" w:cs="Arial"/>
          <w:color w:val="FF0000"/>
          <w:kern w:val="0"/>
          <w:szCs w:val="20"/>
          <w:lang w:eastAsia="zh-CN"/>
        </w:rPr>
        <w:t xml:space="preserve">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2010</w:t>
      </w:r>
      <w:r w:rsidR="000E0C9C" w:rsidRPr="00CE6DD4">
        <w:rPr>
          <w:rFonts w:ascii="Arial" w:hAnsi="Arial" w:cs="Arial"/>
          <w:color w:val="FF0000"/>
          <w:szCs w:val="20"/>
        </w:rPr>
        <w:t>)</w:t>
      </w:r>
      <w:r w:rsidRPr="00CE6DD4">
        <w:rPr>
          <w:rFonts w:ascii="Arial" w:hAnsi="Arial" w:cs="Arial"/>
          <w:szCs w:val="20"/>
        </w:rPr>
        <w:t xml:space="preserve">, several options and algorithms are available. The user may want to conduct reference based clustering against a database of 16S rRNA genes (closed reference clustering) or a user may want to perform </w:t>
      </w:r>
      <w:r w:rsidRPr="00CE6DD4">
        <w:rPr>
          <w:rFonts w:ascii="Arial" w:hAnsi="Arial" w:cs="Arial"/>
          <w:i/>
          <w:szCs w:val="20"/>
        </w:rPr>
        <w:t>de novo</w:t>
      </w:r>
      <w:r w:rsidRPr="00CE6DD4">
        <w:rPr>
          <w:rFonts w:ascii="Arial" w:hAnsi="Arial" w:cs="Arial"/>
          <w:szCs w:val="20"/>
        </w:rPr>
        <w:t xml:space="preserve"> OTU clustering. This method is known as closed reference clustering. Alternatively a user may prefer to perform a hybrid between these two methods where sequences are first referenced against a database. Reads that do not have a match within the database are then clustered </w:t>
      </w:r>
      <w:r w:rsidRPr="00CE6DD4">
        <w:rPr>
          <w:rFonts w:ascii="Arial" w:hAnsi="Arial" w:cs="Arial"/>
          <w:i/>
          <w:szCs w:val="20"/>
        </w:rPr>
        <w:t>de novo</w:t>
      </w:r>
      <w:r w:rsidRPr="00CE6DD4">
        <w:rPr>
          <w:rFonts w:ascii="Arial" w:hAnsi="Arial" w:cs="Arial"/>
          <w:szCs w:val="20"/>
        </w:rPr>
        <w:t xml:space="preserve">. This method is known as open reference clustering. The user can define the similarity threshold for one read to be considered a match with an entry in the database. Historically, &gt; 97% sequence identity has been used as the standard for clustering sequences into operational taxonomic units (OTUs). One relatively new and extremely fast method for closed reference clustering of sequences into OTUs is through using the NINJA-OPS pipeline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Al-</w:t>
      </w:r>
      <w:proofErr w:type="spellStart"/>
      <w:r w:rsidR="000E0C9C" w:rsidRPr="00CE6DD4">
        <w:rPr>
          <w:rFonts w:ascii="Arial" w:eastAsia="SimSun" w:hAnsi="Arial" w:cs="Arial"/>
          <w:color w:val="FF0000"/>
          <w:kern w:val="0"/>
          <w:szCs w:val="20"/>
          <w:lang w:eastAsia="zh-CN"/>
        </w:rPr>
        <w:t>Ghalith</w:t>
      </w:r>
      <w:proofErr w:type="spellEnd"/>
      <w:r w:rsidR="000E0C9C" w:rsidRPr="00CE6DD4">
        <w:rPr>
          <w:rFonts w:ascii="Arial" w:eastAsia="SimSun" w:hAnsi="Arial" w:cs="Arial"/>
          <w:color w:val="FF0000"/>
          <w:kern w:val="0"/>
          <w:szCs w:val="20"/>
          <w:lang w:eastAsia="zh-CN"/>
        </w:rPr>
        <w:t xml:space="preserve">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2016</w:t>
      </w:r>
      <w:r w:rsidR="000E0C9C" w:rsidRPr="00CE6DD4">
        <w:rPr>
          <w:rFonts w:ascii="Arial" w:hAnsi="Arial" w:cs="Arial"/>
          <w:color w:val="FF0000"/>
          <w:szCs w:val="20"/>
        </w:rPr>
        <w:t>)</w:t>
      </w:r>
      <w:r w:rsidRPr="00CE6DD4">
        <w:rPr>
          <w:rFonts w:ascii="Arial" w:hAnsi="Arial" w:cs="Arial"/>
          <w:szCs w:val="20"/>
        </w:rPr>
        <w:t xml:space="preserve">. NINJA-OPS leverages the speed and memory efficiency of Bowtie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Langmead and </w:t>
      </w:r>
      <w:proofErr w:type="spellStart"/>
      <w:r w:rsidR="000E0C9C" w:rsidRPr="00CE6DD4">
        <w:rPr>
          <w:rFonts w:ascii="Arial" w:eastAsia="SimSun" w:hAnsi="Arial" w:cs="Arial"/>
          <w:color w:val="FF0000"/>
          <w:kern w:val="0"/>
          <w:szCs w:val="20"/>
          <w:lang w:eastAsia="zh-CN"/>
        </w:rPr>
        <w:t>Salzberg</w:t>
      </w:r>
      <w:proofErr w:type="spellEnd"/>
      <w:r w:rsidR="000E0C9C" w:rsidRPr="00CE6DD4">
        <w:rPr>
          <w:rFonts w:ascii="Arial" w:eastAsia="SimSun" w:hAnsi="Arial" w:cs="Arial"/>
          <w:color w:val="FF0000"/>
          <w:kern w:val="0"/>
          <w:szCs w:val="20"/>
          <w:lang w:eastAsia="zh-CN"/>
        </w:rPr>
        <w:t>, 2012</w:t>
      </w:r>
      <w:r w:rsidR="000E0C9C" w:rsidRPr="00CE6DD4">
        <w:rPr>
          <w:rFonts w:ascii="Arial" w:hAnsi="Arial" w:cs="Arial"/>
          <w:color w:val="FF0000"/>
          <w:szCs w:val="20"/>
        </w:rPr>
        <w:t>)</w:t>
      </w:r>
      <w:r w:rsidRPr="00CE6DD4">
        <w:rPr>
          <w:rFonts w:ascii="Arial" w:hAnsi="Arial" w:cs="Arial"/>
          <w:szCs w:val="20"/>
        </w:rPr>
        <w:t>, mapping reads back to a synthetic genome of concatenated 16S genes. This method can be performed on a laptop computer.</w:t>
      </w:r>
    </w:p>
    <w:p w14:paraId="567280BC" w14:textId="0D21B88D" w:rsidR="00892197" w:rsidRPr="00CE6DD4" w:rsidRDefault="00892197" w:rsidP="00501E5A">
      <w:pPr>
        <w:numPr>
          <w:ilvl w:val="0"/>
          <w:numId w:val="13"/>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 xml:space="preserve">Alternatively, users may prefer to bin sequences based upon exact matches using DADA2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Callahan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2016</w:t>
      </w:r>
      <w:r w:rsidR="000E0C9C" w:rsidRPr="00CE6DD4">
        <w:rPr>
          <w:rFonts w:ascii="Arial" w:hAnsi="Arial" w:cs="Arial"/>
          <w:color w:val="FF0000"/>
          <w:szCs w:val="20"/>
        </w:rPr>
        <w:t>)</w:t>
      </w:r>
      <w:r w:rsidRPr="00CE6DD4">
        <w:rPr>
          <w:rFonts w:ascii="Arial" w:hAnsi="Arial" w:cs="Arial"/>
          <w:szCs w:val="20"/>
        </w:rPr>
        <w:t>. If using this method, there is no need to construct full length contiguous sequences before clustering.</w:t>
      </w:r>
    </w:p>
    <w:p w14:paraId="7755291E" w14:textId="3CD8EAA2"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Assign taxonomies to OTUs</w:t>
      </w:r>
    </w:p>
    <w:p w14:paraId="1917606F" w14:textId="1329CCF2" w:rsidR="00892197" w:rsidRPr="00CE6DD4" w:rsidRDefault="00892197" w:rsidP="00180E73">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Multiple algorithms exist to assign taxonomies to the OTU sequences. If using closed reference OTU clustering, there is no need to perform this step because the database sequences have already been classified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DeSantis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2006</w:t>
      </w:r>
      <w:r w:rsidR="000E0C9C" w:rsidRPr="00CE6DD4">
        <w:rPr>
          <w:rFonts w:ascii="Arial" w:hAnsi="Arial" w:cs="Arial"/>
          <w:color w:val="FF0000"/>
          <w:szCs w:val="20"/>
        </w:rPr>
        <w:t>)</w:t>
      </w:r>
      <w:r w:rsidRPr="00CE6DD4">
        <w:rPr>
          <w:rFonts w:ascii="Arial" w:hAnsi="Arial" w:cs="Arial"/>
          <w:szCs w:val="20"/>
        </w:rPr>
        <w:t>. QII</w:t>
      </w:r>
      <w:r w:rsidR="000E0C9C" w:rsidRPr="00CE6DD4">
        <w:rPr>
          <w:rFonts w:ascii="Arial" w:hAnsi="Arial" w:cs="Arial"/>
          <w:szCs w:val="20"/>
        </w:rPr>
        <w:t xml:space="preserve">ME defaults to using the </w:t>
      </w:r>
      <w:proofErr w:type="spellStart"/>
      <w:r w:rsidR="000E0C9C" w:rsidRPr="00CE6DD4">
        <w:rPr>
          <w:rFonts w:ascii="Arial" w:hAnsi="Arial" w:cs="Arial"/>
          <w:szCs w:val="20"/>
        </w:rPr>
        <w:t>uclust</w:t>
      </w:r>
      <w:proofErr w:type="spellEnd"/>
      <w:r w:rsidR="000E0C9C" w:rsidRPr="00CE6DD4">
        <w:rPr>
          <w:rFonts w:ascii="Arial" w:hAnsi="Arial" w:cs="Arial"/>
          <w:szCs w:val="20"/>
        </w:rPr>
        <w:t xml:space="preserve">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Edgar, 2010</w:t>
      </w:r>
      <w:r w:rsidR="000E0C9C" w:rsidRPr="00CE6DD4">
        <w:rPr>
          <w:rFonts w:ascii="Arial" w:hAnsi="Arial" w:cs="Arial"/>
          <w:color w:val="FF0000"/>
          <w:szCs w:val="20"/>
        </w:rPr>
        <w:t>)</w:t>
      </w:r>
      <w:r w:rsidRPr="00CE6DD4">
        <w:rPr>
          <w:rFonts w:ascii="Arial" w:hAnsi="Arial" w:cs="Arial"/>
          <w:szCs w:val="20"/>
        </w:rPr>
        <w:t xml:space="preserve"> </w:t>
      </w:r>
      <w:r w:rsidRPr="00CE6DD4">
        <w:rPr>
          <w:rFonts w:ascii="Arial" w:hAnsi="Arial" w:cs="Arial"/>
          <w:szCs w:val="20"/>
        </w:rPr>
        <w:lastRenderedPageBreak/>
        <w:t xml:space="preserve">algorithm for taxonomic assignment, while DADA2 uses the RDP naive </w:t>
      </w:r>
      <w:proofErr w:type="spellStart"/>
      <w:r w:rsidRPr="00CE6DD4">
        <w:rPr>
          <w:rFonts w:ascii="Arial" w:hAnsi="Arial" w:cs="Arial"/>
          <w:szCs w:val="20"/>
        </w:rPr>
        <w:t>bayes</w:t>
      </w:r>
      <w:proofErr w:type="spellEnd"/>
      <w:r w:rsidRPr="00CE6DD4">
        <w:rPr>
          <w:rFonts w:ascii="Arial" w:hAnsi="Arial" w:cs="Arial"/>
          <w:szCs w:val="20"/>
        </w:rPr>
        <w:t xml:space="preserve"> method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Wang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2007</w:t>
      </w:r>
      <w:r w:rsidR="000E0C9C" w:rsidRPr="00CE6DD4">
        <w:rPr>
          <w:rFonts w:ascii="Arial" w:hAnsi="Arial" w:cs="Arial"/>
          <w:color w:val="FF0000"/>
          <w:szCs w:val="20"/>
        </w:rPr>
        <w:t>)</w:t>
      </w:r>
      <w:r w:rsidRPr="00CE6DD4">
        <w:rPr>
          <w:rFonts w:ascii="Arial" w:hAnsi="Arial" w:cs="Arial"/>
          <w:szCs w:val="20"/>
        </w:rPr>
        <w:t xml:space="preserve"> for assigning taxonomies to sequences.</w:t>
      </w:r>
    </w:p>
    <w:p w14:paraId="30DB4889" w14:textId="77777777" w:rsidR="00892197" w:rsidRPr="00CE6DD4" w:rsidDel="003211EA" w:rsidRDefault="00892197" w:rsidP="002732E3">
      <w:pPr>
        <w:adjustRightInd w:val="0"/>
        <w:snapToGrid w:val="0"/>
        <w:spacing w:line="360" w:lineRule="auto"/>
        <w:jc w:val="both"/>
        <w:rPr>
          <w:del w:id="99" w:author="Joseph Edwards" w:date="2018-03-23T17:29:00Z"/>
          <w:rFonts w:ascii="Arial" w:eastAsia="Malgun Gothic" w:hAnsi="Arial" w:cs="Arial"/>
          <w:szCs w:val="20"/>
        </w:rPr>
      </w:pPr>
    </w:p>
    <w:p w14:paraId="5F281E82" w14:textId="78C3FECE" w:rsidR="00305E61" w:rsidRPr="00CE6DD4" w:rsidDel="003211EA" w:rsidRDefault="00305E61" w:rsidP="00305E61">
      <w:pPr>
        <w:adjustRightInd w:val="0"/>
        <w:snapToGrid w:val="0"/>
        <w:spacing w:line="360" w:lineRule="auto"/>
        <w:jc w:val="both"/>
        <w:rPr>
          <w:del w:id="100" w:author="Joseph Edwards" w:date="2018-03-23T17:29:00Z"/>
          <w:rFonts w:ascii="Arial" w:hAnsi="Arial" w:cs="Arial"/>
          <w:color w:val="FF0000"/>
          <w:szCs w:val="20"/>
        </w:rPr>
      </w:pPr>
      <w:bookmarkStart w:id="101" w:name="OLE_LINK109"/>
      <w:bookmarkStart w:id="102" w:name="OLE_LINK110"/>
      <w:bookmarkStart w:id="103" w:name="OLE_LINK103"/>
      <w:bookmarkStart w:id="104" w:name="OLE_LINK126"/>
      <w:bookmarkStart w:id="105" w:name="OLE_LINK179"/>
      <w:del w:id="106" w:author="Joseph Edwards" w:date="2018-03-23T17:29:00Z">
        <w:r w:rsidRPr="00CE6DD4" w:rsidDel="003211EA">
          <w:rPr>
            <w:rFonts w:ascii="Arial" w:hAnsi="Arial" w:cs="Arial"/>
            <w:color w:val="FF0000"/>
            <w:szCs w:val="20"/>
          </w:rPr>
          <w:delText>In Procedure section, to aid the reader and improve the reproducibility of a protocol, authors are strongly encouraged to provide videos for sensitive steps to aid the researcher execute successfully the steps. For video, a typical smart phone camera is adequate as long as the video is clear and reproducible.</w:delText>
        </w:r>
      </w:del>
    </w:p>
    <w:bookmarkEnd w:id="101"/>
    <w:bookmarkEnd w:id="102"/>
    <w:bookmarkEnd w:id="103"/>
    <w:bookmarkEnd w:id="104"/>
    <w:bookmarkEnd w:id="105"/>
    <w:p w14:paraId="4A99A5A4" w14:textId="77777777" w:rsidR="00305E61" w:rsidRPr="00CE6DD4" w:rsidRDefault="00305E61" w:rsidP="002732E3">
      <w:pPr>
        <w:adjustRightInd w:val="0"/>
        <w:snapToGrid w:val="0"/>
        <w:spacing w:line="360" w:lineRule="auto"/>
        <w:jc w:val="both"/>
        <w:rPr>
          <w:rFonts w:ascii="Arial" w:eastAsia="Malgun Gothic" w:hAnsi="Arial" w:cs="Arial"/>
          <w:szCs w:val="20"/>
        </w:rPr>
      </w:pPr>
    </w:p>
    <w:p w14:paraId="677A6AD0"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Data analysis</w:t>
      </w:r>
    </w:p>
    <w:p w14:paraId="7B468515" w14:textId="77777777" w:rsidR="00305E61" w:rsidRPr="00CE6DD4" w:rsidRDefault="00305E61" w:rsidP="002732E3">
      <w:pPr>
        <w:adjustRightInd w:val="0"/>
        <w:snapToGrid w:val="0"/>
        <w:spacing w:line="360" w:lineRule="auto"/>
        <w:jc w:val="both"/>
        <w:rPr>
          <w:rFonts w:ascii="Arial" w:hAnsi="Arial" w:cs="Arial"/>
          <w:b/>
          <w:szCs w:val="20"/>
          <w:u w:val="single"/>
        </w:rPr>
      </w:pPr>
    </w:p>
    <w:p w14:paraId="5E608C7F" w14:textId="2D956FF7" w:rsidR="00892197" w:rsidRPr="00CE6DD4" w:rsidRDefault="00892197" w:rsidP="00305E61">
      <w:pPr>
        <w:adjustRightInd w:val="0"/>
        <w:snapToGrid w:val="0"/>
        <w:spacing w:line="360" w:lineRule="auto"/>
        <w:ind w:left="357"/>
        <w:jc w:val="both"/>
        <w:rPr>
          <w:rFonts w:ascii="Arial" w:hAnsi="Arial" w:cs="Arial"/>
          <w:szCs w:val="20"/>
        </w:rPr>
      </w:pPr>
      <w:r w:rsidRPr="00CE6DD4">
        <w:rPr>
          <w:rFonts w:ascii="Arial" w:hAnsi="Arial" w:cs="Arial"/>
          <w:szCs w:val="20"/>
        </w:rPr>
        <w:t xml:space="preserve">A detailed description of how to perform the data analysis including R code can be found on </w:t>
      </w:r>
      <w:hyperlink r:id="rId18">
        <w:r w:rsidRPr="00CE6DD4">
          <w:rPr>
            <w:rFonts w:ascii="Arial" w:hAnsi="Arial" w:cs="Arial"/>
            <w:color w:val="0000FF"/>
            <w:szCs w:val="20"/>
            <w:u w:val="single"/>
          </w:rPr>
          <w:t>GitHub</w:t>
        </w:r>
      </w:hyperlink>
      <w:r w:rsidRPr="00CE6DD4">
        <w:rPr>
          <w:rFonts w:ascii="Arial" w:hAnsi="Arial" w:cs="Arial"/>
          <w:szCs w:val="20"/>
        </w:rPr>
        <w:t>. In this tutorial we use data from San</w:t>
      </w:r>
      <w:r w:rsidR="00305E61" w:rsidRPr="00CE6DD4">
        <w:rPr>
          <w:rFonts w:ascii="Arial" w:hAnsi="Arial" w:cs="Arial"/>
          <w:szCs w:val="20"/>
        </w:rPr>
        <w:t>tos-</w:t>
      </w:r>
      <w:proofErr w:type="spellStart"/>
      <w:r w:rsidR="00305E61" w:rsidRPr="00CE6DD4">
        <w:rPr>
          <w:rFonts w:ascii="Arial" w:hAnsi="Arial" w:cs="Arial"/>
          <w:szCs w:val="20"/>
        </w:rPr>
        <w:t>Medellín</w:t>
      </w:r>
      <w:proofErr w:type="spellEnd"/>
      <w:r w:rsidR="00305E61" w:rsidRPr="00CE6DD4">
        <w:rPr>
          <w:rFonts w:ascii="Arial" w:hAnsi="Arial" w:cs="Arial"/>
          <w:szCs w:val="20"/>
        </w:rPr>
        <w:t xml:space="preserve"> </w:t>
      </w:r>
      <w:r w:rsidR="00305E61" w:rsidRPr="00CE6DD4">
        <w:rPr>
          <w:rFonts w:ascii="Arial" w:hAnsi="Arial" w:cs="Arial"/>
          <w:i/>
          <w:szCs w:val="20"/>
        </w:rPr>
        <w:t>et</w:t>
      </w:r>
      <w:r w:rsidRPr="00CE6DD4">
        <w:rPr>
          <w:rFonts w:ascii="Arial" w:hAnsi="Arial" w:cs="Arial"/>
          <w:i/>
          <w:szCs w:val="20"/>
        </w:rPr>
        <w:t xml:space="preserve"> al</w:t>
      </w:r>
      <w:r w:rsidR="00305E61" w:rsidRPr="00CE6DD4">
        <w:rPr>
          <w:rFonts w:ascii="Arial" w:hAnsi="Arial" w:cs="Arial" w:hint="eastAsia"/>
          <w:i/>
          <w:szCs w:val="20"/>
          <w:lang w:eastAsia="zh-CN"/>
        </w:rPr>
        <w:t>.</w:t>
      </w:r>
      <w:r w:rsidR="000E0C9C" w:rsidRPr="00CE6DD4">
        <w:rPr>
          <w:rFonts w:ascii="Arial" w:hAnsi="Arial" w:cs="Arial"/>
          <w:szCs w:val="20"/>
        </w:rPr>
        <w:t>, 2017</w:t>
      </w:r>
      <w:r w:rsidRPr="00CE6DD4">
        <w:rPr>
          <w:rFonts w:ascii="Arial" w:hAnsi="Arial" w:cs="Arial"/>
          <w:szCs w:val="20"/>
        </w:rPr>
        <w:t xml:space="preserve"> to illustrate analytical techniques.</w:t>
      </w:r>
    </w:p>
    <w:p w14:paraId="0A54B900" w14:textId="35FBEDF6"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Remove plastidial and mitochond</w:t>
      </w:r>
      <w:r w:rsidR="00911492" w:rsidRPr="00CE6DD4">
        <w:rPr>
          <w:rFonts w:ascii="Arial" w:hAnsi="Arial" w:cs="Arial"/>
          <w:sz w:val="20"/>
          <w:szCs w:val="20"/>
        </w:rPr>
        <w:t>rial sequences from the dataset</w:t>
      </w:r>
    </w:p>
    <w:p w14:paraId="6F49FBCE" w14:textId="31B6132B" w:rsidR="00892197" w:rsidRPr="00CE6DD4" w:rsidRDefault="00892197" w:rsidP="00501E5A">
      <w:pPr>
        <w:numPr>
          <w:ilvl w:val="0"/>
          <w:numId w:val="7"/>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 xml:space="preserve">Mitochondria and plastids are a result of an ancient endosymbiosis event. The mitochondria and plastids have retained their own ribosomal machinery, therefore a fraction of the resulting sequences will belong to these organelles. These reads are not part of the root microbiota and should be removed from the dataset before further analysis. This is not to say that organellar reads are not useful </w:t>
      </w:r>
      <w:bookmarkStart w:id="107" w:name="OLE_LINK155"/>
      <w:bookmarkStart w:id="108" w:name="OLE_LINK157"/>
      <w:r w:rsidR="00256A42" w:rsidRPr="00CE6DD4">
        <w:rPr>
          <w:rFonts w:ascii="Arial" w:hAnsi="Arial" w:cs="Arial"/>
          <w:szCs w:val="20"/>
        </w:rPr>
        <w:t>–</w:t>
      </w:r>
      <w:bookmarkEnd w:id="107"/>
      <w:bookmarkEnd w:id="108"/>
      <w:r w:rsidRPr="00CE6DD4">
        <w:rPr>
          <w:rFonts w:ascii="Arial" w:hAnsi="Arial" w:cs="Arial"/>
          <w:szCs w:val="20"/>
        </w:rPr>
        <w:t xml:space="preserve"> these reads can be used for quantification purposes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Edwards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2015</w:t>
      </w:r>
      <w:r w:rsidR="000E0C9C" w:rsidRPr="00CE6DD4">
        <w:rPr>
          <w:rFonts w:ascii="Arial" w:hAnsi="Arial" w:cs="Arial"/>
          <w:color w:val="FF0000"/>
          <w:szCs w:val="20"/>
        </w:rPr>
        <w:t>)</w:t>
      </w:r>
      <w:r w:rsidRPr="00CE6DD4">
        <w:rPr>
          <w:rFonts w:ascii="Arial" w:hAnsi="Arial" w:cs="Arial"/>
          <w:szCs w:val="20"/>
        </w:rPr>
        <w:t>, but they should not be considered part of the microbiota.</w:t>
      </w:r>
    </w:p>
    <w:p w14:paraId="044E00A1" w14:textId="2D86BBED" w:rsidR="00892197" w:rsidRPr="00CE6DD4" w:rsidRDefault="00892197" w:rsidP="00501E5A">
      <w:pPr>
        <w:numPr>
          <w:ilvl w:val="0"/>
          <w:numId w:val="7"/>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Mitochondrial and plastidial OTUs can be identified via their associated taxonomies by searching for ‘mitocho</w:t>
      </w:r>
      <w:r w:rsidR="00911492" w:rsidRPr="00CE6DD4">
        <w:rPr>
          <w:rFonts w:ascii="Arial" w:hAnsi="Arial" w:cs="Arial"/>
          <w:szCs w:val="20"/>
        </w:rPr>
        <w:t>ndria’ in the Family column and</w:t>
      </w:r>
      <w:r w:rsidRPr="00CE6DD4">
        <w:rPr>
          <w:rFonts w:ascii="Arial" w:hAnsi="Arial" w:cs="Arial"/>
          <w:szCs w:val="20"/>
        </w:rPr>
        <w:t xml:space="preserve"> ‘Chloroplast’ under the Class column. </w:t>
      </w:r>
    </w:p>
    <w:p w14:paraId="67B4EA4B" w14:textId="50010107"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Normalize the se</w:t>
      </w:r>
      <w:r w:rsidR="00911492" w:rsidRPr="00CE6DD4">
        <w:rPr>
          <w:rFonts w:ascii="Arial" w:hAnsi="Arial" w:cs="Arial"/>
          <w:sz w:val="20"/>
          <w:szCs w:val="20"/>
        </w:rPr>
        <w:t>quencing depth for each library</w:t>
      </w:r>
    </w:p>
    <w:p w14:paraId="228D3D81" w14:textId="77777777"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Although the libraries were pooled in an equimolar concentration, sequencing depth can vary a few orders of magnitude between each library. It is therefore necessary to normalize data to ensure that each sample is equally represented in the analysis.</w:t>
      </w:r>
    </w:p>
    <w:p w14:paraId="21398403" w14:textId="6DF80F0B"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 xml:space="preserve">A few methods exist for normalization. Rarefaction is the process of randomly sampling from the pool of OTUs until a desired depth is achieved. It is of note that this method removes much of the data the user has acquired. For example, if the user has two libraries </w:t>
      </w:r>
      <w:r w:rsidRPr="00CE6DD4">
        <w:rPr>
          <w:rFonts w:ascii="Arial" w:hAnsi="Arial" w:cs="Arial"/>
          <w:i/>
          <w:szCs w:val="20"/>
        </w:rPr>
        <w:t xml:space="preserve">a </w:t>
      </w:r>
      <w:r w:rsidRPr="00CE6DD4">
        <w:rPr>
          <w:rFonts w:ascii="Arial" w:hAnsi="Arial" w:cs="Arial"/>
          <w:szCs w:val="20"/>
        </w:rPr>
        <w:t xml:space="preserve">and </w:t>
      </w:r>
      <w:r w:rsidRPr="00CE6DD4">
        <w:rPr>
          <w:rFonts w:ascii="Arial" w:hAnsi="Arial" w:cs="Arial"/>
          <w:i/>
          <w:szCs w:val="20"/>
        </w:rPr>
        <w:t>b</w:t>
      </w:r>
      <w:r w:rsidRPr="00CE6DD4">
        <w:rPr>
          <w:rFonts w:ascii="Arial" w:hAnsi="Arial" w:cs="Arial"/>
          <w:szCs w:val="20"/>
        </w:rPr>
        <w:t xml:space="preserve"> and the depth, </w:t>
      </w:r>
      <w:r w:rsidRPr="00CE6DD4">
        <w:rPr>
          <w:rFonts w:ascii="Arial" w:hAnsi="Arial" w:cs="Arial"/>
          <w:i/>
          <w:szCs w:val="20"/>
        </w:rPr>
        <w:t>d</w:t>
      </w:r>
      <w:r w:rsidRPr="00CE6DD4">
        <w:rPr>
          <w:rFonts w:ascii="Arial" w:hAnsi="Arial" w:cs="Arial"/>
          <w:szCs w:val="20"/>
        </w:rPr>
        <w:t xml:space="preserve">, of each library is </w:t>
      </w:r>
      <w:r w:rsidRPr="00CE6DD4">
        <w:rPr>
          <w:rFonts w:ascii="Arial" w:hAnsi="Arial" w:cs="Arial"/>
          <w:i/>
          <w:szCs w:val="20"/>
        </w:rPr>
        <w:t>d</w:t>
      </w:r>
      <w:r w:rsidRPr="00CE6DD4">
        <w:rPr>
          <w:rFonts w:ascii="Arial" w:hAnsi="Arial" w:cs="Arial"/>
          <w:i/>
          <w:szCs w:val="20"/>
          <w:vertAlign w:val="subscript"/>
        </w:rPr>
        <w:t xml:space="preserve">a </w:t>
      </w:r>
      <w:r w:rsidRPr="00CE6DD4">
        <w:rPr>
          <w:rFonts w:ascii="Arial" w:hAnsi="Arial" w:cs="Arial"/>
          <w:szCs w:val="20"/>
        </w:rPr>
        <w:t xml:space="preserve">= 100,000 and </w:t>
      </w:r>
      <w:proofErr w:type="spellStart"/>
      <w:r w:rsidRPr="00CE6DD4">
        <w:rPr>
          <w:rFonts w:ascii="Arial" w:hAnsi="Arial" w:cs="Arial"/>
          <w:i/>
          <w:szCs w:val="20"/>
        </w:rPr>
        <w:t>d</w:t>
      </w:r>
      <w:r w:rsidRPr="00CE6DD4">
        <w:rPr>
          <w:rFonts w:ascii="Arial" w:hAnsi="Arial" w:cs="Arial"/>
          <w:i/>
          <w:szCs w:val="20"/>
          <w:vertAlign w:val="subscript"/>
        </w:rPr>
        <w:t>b</w:t>
      </w:r>
      <w:proofErr w:type="spellEnd"/>
      <w:r w:rsidRPr="00CE6DD4">
        <w:rPr>
          <w:rFonts w:ascii="Arial" w:hAnsi="Arial" w:cs="Arial"/>
          <w:szCs w:val="20"/>
        </w:rPr>
        <w:t xml:space="preserve"> = 5</w:t>
      </w:r>
      <w:r w:rsidR="00256A42" w:rsidRPr="00CE6DD4">
        <w:rPr>
          <w:rFonts w:ascii="Arial" w:hAnsi="Arial" w:cs="Arial" w:hint="eastAsia"/>
          <w:szCs w:val="20"/>
          <w:lang w:eastAsia="zh-CN"/>
        </w:rPr>
        <w:t>,</w:t>
      </w:r>
      <w:r w:rsidRPr="00CE6DD4">
        <w:rPr>
          <w:rFonts w:ascii="Arial" w:hAnsi="Arial" w:cs="Arial"/>
          <w:szCs w:val="20"/>
        </w:rPr>
        <w:t>000, the user may choose to rarefy to 5</w:t>
      </w:r>
      <w:r w:rsidR="00256A42" w:rsidRPr="00CE6DD4">
        <w:rPr>
          <w:rFonts w:ascii="Arial" w:hAnsi="Arial" w:cs="Arial"/>
          <w:szCs w:val="20"/>
        </w:rPr>
        <w:t>,</w:t>
      </w:r>
      <w:r w:rsidRPr="00CE6DD4">
        <w:rPr>
          <w:rFonts w:ascii="Arial" w:hAnsi="Arial" w:cs="Arial"/>
          <w:szCs w:val="20"/>
        </w:rPr>
        <w:t xml:space="preserve">000 sequences. This does not discard any sequences from </w:t>
      </w:r>
      <w:proofErr w:type="spellStart"/>
      <w:r w:rsidRPr="00CE6DD4">
        <w:rPr>
          <w:rFonts w:ascii="Arial" w:hAnsi="Arial" w:cs="Arial"/>
          <w:i/>
          <w:szCs w:val="20"/>
        </w:rPr>
        <w:t>d</w:t>
      </w:r>
      <w:r w:rsidRPr="00CE6DD4">
        <w:rPr>
          <w:rFonts w:ascii="Arial" w:hAnsi="Arial" w:cs="Arial"/>
          <w:i/>
          <w:szCs w:val="20"/>
          <w:vertAlign w:val="subscript"/>
        </w:rPr>
        <w:t>b</w:t>
      </w:r>
      <w:proofErr w:type="spellEnd"/>
      <w:r w:rsidRPr="00CE6DD4">
        <w:rPr>
          <w:rFonts w:ascii="Arial" w:hAnsi="Arial" w:cs="Arial"/>
          <w:szCs w:val="20"/>
        </w:rPr>
        <w:t xml:space="preserve">, but it removes 95% of the data from </w:t>
      </w:r>
      <w:r w:rsidRPr="00CE6DD4">
        <w:rPr>
          <w:rFonts w:ascii="Arial" w:hAnsi="Arial" w:cs="Arial"/>
          <w:i/>
          <w:szCs w:val="20"/>
        </w:rPr>
        <w:t>d</w:t>
      </w:r>
      <w:r w:rsidRPr="00CE6DD4">
        <w:rPr>
          <w:rFonts w:ascii="Arial" w:hAnsi="Arial" w:cs="Arial"/>
          <w:i/>
          <w:szCs w:val="20"/>
          <w:vertAlign w:val="subscript"/>
        </w:rPr>
        <w:t>a</w:t>
      </w:r>
      <w:r w:rsidR="00911492" w:rsidRPr="00CE6DD4">
        <w:rPr>
          <w:rFonts w:ascii="Arial" w:hAnsi="Arial" w:cs="Arial"/>
          <w:szCs w:val="20"/>
        </w:rPr>
        <w:t>.</w:t>
      </w:r>
      <w:r w:rsidRPr="00CE6DD4">
        <w:rPr>
          <w:rFonts w:ascii="Arial" w:hAnsi="Arial" w:cs="Arial"/>
          <w:szCs w:val="20"/>
        </w:rPr>
        <w:t xml:space="preserve"> OTUs with low representation may be discarded using this method. Relative abundance is a method which divides the count of each OTU by the sequencing depth such that the user is left with proportional representation of each OTU in each library. This method makes full use of all the data the user has acquired. Depending on the particular analysis, the user may prefer to use alternative methods implemented in high throughput sequencing stat</w:t>
      </w:r>
      <w:r w:rsidR="000E0C9C" w:rsidRPr="00CE6DD4">
        <w:rPr>
          <w:rFonts w:ascii="Arial" w:hAnsi="Arial" w:cs="Arial"/>
          <w:szCs w:val="20"/>
        </w:rPr>
        <w:t xml:space="preserve">istical libraries such as </w:t>
      </w:r>
      <w:proofErr w:type="spellStart"/>
      <w:r w:rsidR="000E0C9C" w:rsidRPr="00CE6DD4">
        <w:rPr>
          <w:rFonts w:ascii="Arial" w:hAnsi="Arial" w:cs="Arial"/>
          <w:szCs w:val="20"/>
        </w:rPr>
        <w:t>edgeR</w:t>
      </w:r>
      <w:proofErr w:type="spellEnd"/>
      <w:r w:rsidR="000E0C9C" w:rsidRPr="00CE6DD4">
        <w:rPr>
          <w:rFonts w:ascii="Arial" w:hAnsi="Arial" w:cs="Arial"/>
          <w:szCs w:val="20"/>
        </w:rPr>
        <w:t xml:space="preserve">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Robinson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2010</w:t>
      </w:r>
      <w:r w:rsidR="000E0C9C" w:rsidRPr="00CE6DD4">
        <w:rPr>
          <w:rFonts w:ascii="Arial" w:hAnsi="Arial" w:cs="Arial"/>
          <w:color w:val="FF0000"/>
          <w:szCs w:val="20"/>
        </w:rPr>
        <w:t>)</w:t>
      </w:r>
      <w:r w:rsidR="000E0C9C" w:rsidRPr="00CE6DD4">
        <w:rPr>
          <w:rFonts w:ascii="Arial" w:hAnsi="Arial" w:cs="Arial"/>
          <w:szCs w:val="20"/>
        </w:rPr>
        <w:t xml:space="preserve"> or </w:t>
      </w:r>
      <w:proofErr w:type="spellStart"/>
      <w:r w:rsidR="000E0C9C" w:rsidRPr="00CE6DD4">
        <w:rPr>
          <w:rFonts w:ascii="Arial" w:hAnsi="Arial" w:cs="Arial"/>
          <w:szCs w:val="20"/>
        </w:rPr>
        <w:t>DESeq</w:t>
      </w:r>
      <w:proofErr w:type="spellEnd"/>
      <w:r w:rsidR="000E0C9C" w:rsidRPr="00CE6DD4">
        <w:rPr>
          <w:rFonts w:ascii="Arial" w:hAnsi="Arial" w:cs="Arial"/>
          <w:szCs w:val="20"/>
        </w:rPr>
        <w:t xml:space="preserve">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Anders and Huber, 2010</w:t>
      </w:r>
      <w:r w:rsidR="000E0C9C" w:rsidRPr="00CE6DD4">
        <w:rPr>
          <w:rFonts w:ascii="Arial" w:hAnsi="Arial" w:cs="Arial"/>
          <w:color w:val="FF0000"/>
          <w:szCs w:val="20"/>
        </w:rPr>
        <w:t>)</w:t>
      </w:r>
      <w:r w:rsidRPr="00CE6DD4">
        <w:rPr>
          <w:rFonts w:ascii="Arial" w:hAnsi="Arial" w:cs="Arial"/>
          <w:szCs w:val="20"/>
        </w:rPr>
        <w:t xml:space="preserve">. </w:t>
      </w:r>
    </w:p>
    <w:p w14:paraId="6DB680FD" w14:textId="29257F48"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Ensure that the order of samples in the metadata file (also known as a mapping file) matches the order of samples in the OTU count table.</w:t>
      </w:r>
    </w:p>
    <w:p w14:paraId="69CF2675" w14:textId="01CD18F3"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Remove lo</w:t>
      </w:r>
      <w:r w:rsidR="00256A42" w:rsidRPr="00CE6DD4">
        <w:rPr>
          <w:rFonts w:ascii="Arial" w:hAnsi="Arial" w:cs="Arial"/>
          <w:sz w:val="20"/>
          <w:szCs w:val="20"/>
        </w:rPr>
        <w:t>w prevalence OTUs from the data</w:t>
      </w:r>
    </w:p>
    <w:p w14:paraId="4B034ED7" w14:textId="6CB56029" w:rsidR="00892197" w:rsidRPr="00CE6DD4" w:rsidRDefault="00892197" w:rsidP="0091149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Low prevalence or non-reproducible OTUs may add unnecessary noise to the dataset. There is no specific rule of thumb for removing low abundance OTUs, but one metric that has been previously used is to remove OTUs that are not presen</w:t>
      </w:r>
      <w:r w:rsidR="000E0C9C" w:rsidRPr="00CE6DD4">
        <w:rPr>
          <w:rFonts w:ascii="Arial" w:hAnsi="Arial" w:cs="Arial"/>
          <w:szCs w:val="20"/>
        </w:rPr>
        <w:t xml:space="preserve">t in at least 5% of the samples </w:t>
      </w:r>
      <w:r w:rsidR="000E0C9C" w:rsidRPr="00CE6DD4">
        <w:rPr>
          <w:rFonts w:ascii="Arial" w:hAnsi="Arial" w:cs="Arial"/>
          <w:color w:val="FF0000"/>
          <w:szCs w:val="20"/>
        </w:rPr>
        <w:t>(</w:t>
      </w:r>
      <w:r w:rsidR="000E0C9C" w:rsidRPr="00CE6DD4">
        <w:rPr>
          <w:rFonts w:ascii="Arial" w:eastAsia="SimSun" w:hAnsi="Arial" w:cs="Arial"/>
          <w:color w:val="FF0000"/>
          <w:kern w:val="0"/>
          <w:szCs w:val="20"/>
          <w:lang w:eastAsia="zh-CN"/>
        </w:rPr>
        <w:t xml:space="preserve">Callahan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xml:space="preserve">, 2016; Edwards </w:t>
      </w:r>
      <w:r w:rsidR="000E0C9C" w:rsidRPr="00CE6DD4">
        <w:rPr>
          <w:rFonts w:ascii="Arial" w:eastAsia="SimSun" w:hAnsi="Arial" w:cs="Arial"/>
          <w:i/>
          <w:color w:val="FF0000"/>
          <w:kern w:val="0"/>
          <w:szCs w:val="20"/>
          <w:lang w:eastAsia="zh-CN"/>
        </w:rPr>
        <w:t>et al.</w:t>
      </w:r>
      <w:r w:rsidR="000E0C9C" w:rsidRPr="00CE6DD4">
        <w:rPr>
          <w:rFonts w:ascii="Arial" w:eastAsia="SimSun" w:hAnsi="Arial" w:cs="Arial"/>
          <w:color w:val="FF0000"/>
          <w:kern w:val="0"/>
          <w:szCs w:val="20"/>
          <w:lang w:eastAsia="zh-CN"/>
        </w:rPr>
        <w:t>, 2018</w:t>
      </w:r>
      <w:r w:rsidR="000E0C9C" w:rsidRPr="00CE6DD4">
        <w:rPr>
          <w:rFonts w:ascii="Arial" w:hAnsi="Arial" w:cs="Arial"/>
          <w:color w:val="FF0000"/>
          <w:szCs w:val="20"/>
        </w:rPr>
        <w:t>)</w:t>
      </w:r>
      <w:r w:rsidRPr="00CE6DD4">
        <w:rPr>
          <w:rFonts w:ascii="Arial" w:hAnsi="Arial" w:cs="Arial"/>
          <w:szCs w:val="20"/>
        </w:rPr>
        <w:t>.</w:t>
      </w:r>
    </w:p>
    <w:p w14:paraId="31A0D378" w14:textId="465E5C59"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Beta diversity plots (Fig</w:t>
      </w:r>
      <w:r w:rsidR="00911492" w:rsidRPr="00CE6DD4">
        <w:rPr>
          <w:rFonts w:ascii="Arial" w:hAnsi="Arial" w:cs="Arial" w:hint="eastAsia"/>
          <w:sz w:val="20"/>
          <w:szCs w:val="20"/>
          <w:lang w:eastAsia="zh-CN"/>
        </w:rPr>
        <w:t>ure</w:t>
      </w:r>
      <w:r w:rsidRPr="00CE6DD4">
        <w:rPr>
          <w:rFonts w:ascii="Arial" w:hAnsi="Arial" w:cs="Arial"/>
          <w:sz w:val="20"/>
          <w:szCs w:val="20"/>
        </w:rPr>
        <w:t xml:space="preserve"> 3A)</w:t>
      </w:r>
    </w:p>
    <w:p w14:paraId="01DD6FD9" w14:textId="77777777" w:rsidR="00892197" w:rsidRPr="00CE6DD4" w:rsidRDefault="00892197" w:rsidP="0091149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lastRenderedPageBreak/>
        <w:t>Beta diversity measures the differences in microbiota composition between the samples.</w:t>
      </w:r>
    </w:p>
    <w:p w14:paraId="271895BA" w14:textId="4EAC5419"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Calculate pairwise dissimilarities between each sample. There are ecologically appropriate metrics for this task such as Br</w:t>
      </w:r>
      <w:r w:rsidR="000E0C9C" w:rsidRPr="00CE6DD4">
        <w:rPr>
          <w:rFonts w:ascii="Arial" w:hAnsi="Arial" w:cs="Arial"/>
          <w:szCs w:val="20"/>
        </w:rPr>
        <w:t xml:space="preserve">ay-Curtis, </w:t>
      </w:r>
      <w:proofErr w:type="spellStart"/>
      <w:r w:rsidR="000E0C9C" w:rsidRPr="00CE6DD4">
        <w:rPr>
          <w:rFonts w:ascii="Arial" w:hAnsi="Arial" w:cs="Arial"/>
          <w:szCs w:val="20"/>
        </w:rPr>
        <w:t>Jaccard</w:t>
      </w:r>
      <w:proofErr w:type="spellEnd"/>
      <w:r w:rsidR="000E0C9C" w:rsidRPr="00CE6DD4">
        <w:rPr>
          <w:rFonts w:ascii="Arial" w:hAnsi="Arial" w:cs="Arial"/>
          <w:szCs w:val="20"/>
        </w:rPr>
        <w:t xml:space="preserve">, and UniFrac </w:t>
      </w:r>
      <w:r w:rsidR="000E0C9C" w:rsidRPr="00CE6DD4">
        <w:rPr>
          <w:rFonts w:ascii="Arial" w:hAnsi="Arial" w:cs="Arial"/>
          <w:color w:val="FF0000"/>
          <w:szCs w:val="20"/>
        </w:rPr>
        <w:t>(</w:t>
      </w:r>
      <w:proofErr w:type="spellStart"/>
      <w:r w:rsidR="000E0C9C" w:rsidRPr="00CE6DD4">
        <w:rPr>
          <w:rFonts w:ascii="Arial" w:eastAsia="SimSun" w:hAnsi="Arial" w:cs="Arial"/>
          <w:color w:val="FF0000"/>
          <w:kern w:val="0"/>
          <w:szCs w:val="20"/>
          <w:lang w:eastAsia="zh-CN"/>
        </w:rPr>
        <w:t>Lozupone</w:t>
      </w:r>
      <w:proofErr w:type="spellEnd"/>
      <w:r w:rsidR="000E0C9C" w:rsidRPr="00CE6DD4">
        <w:rPr>
          <w:rFonts w:ascii="Arial" w:eastAsia="SimSun" w:hAnsi="Arial" w:cs="Arial"/>
          <w:color w:val="FF0000"/>
          <w:kern w:val="0"/>
          <w:szCs w:val="20"/>
          <w:lang w:eastAsia="zh-CN"/>
        </w:rPr>
        <w:t xml:space="preserve"> and Knight, 2005</w:t>
      </w:r>
      <w:r w:rsidR="000E0C9C" w:rsidRPr="00CE6DD4">
        <w:rPr>
          <w:rFonts w:ascii="Arial" w:hAnsi="Arial" w:cs="Arial"/>
          <w:color w:val="FF0000"/>
          <w:szCs w:val="20"/>
        </w:rPr>
        <w:t>)</w:t>
      </w:r>
      <w:r w:rsidRPr="00CE6DD4">
        <w:rPr>
          <w:rFonts w:ascii="Arial" w:hAnsi="Arial" w:cs="Arial"/>
          <w:szCs w:val="20"/>
        </w:rPr>
        <w:t xml:space="preserve"> dissimilarity metrics. </w:t>
      </w:r>
    </w:p>
    <w:p w14:paraId="7534B565" w14:textId="77777777"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Using the calculated dissimilarities, perform principal coordinate analysis (</w:t>
      </w:r>
      <w:proofErr w:type="spellStart"/>
      <w:r w:rsidRPr="00CE6DD4">
        <w:rPr>
          <w:rFonts w:ascii="Arial" w:hAnsi="Arial" w:cs="Arial"/>
          <w:szCs w:val="20"/>
        </w:rPr>
        <w:t>PCoA</w:t>
      </w:r>
      <w:proofErr w:type="spellEnd"/>
      <w:r w:rsidRPr="00CE6DD4">
        <w:rPr>
          <w:rFonts w:ascii="Arial" w:hAnsi="Arial" w:cs="Arial"/>
          <w:szCs w:val="20"/>
        </w:rPr>
        <w:t xml:space="preserve">). </w:t>
      </w:r>
    </w:p>
    <w:p w14:paraId="021FD6B6" w14:textId="77777777"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the resulting axes and color the points based upon the factor of interest.</w:t>
      </w:r>
    </w:p>
    <w:p w14:paraId="3C939FCB" w14:textId="6A7ACA26"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Alpha diversity plots (Fig</w:t>
      </w:r>
      <w:r w:rsidR="00911492" w:rsidRPr="00CE6DD4">
        <w:rPr>
          <w:rFonts w:ascii="Arial" w:hAnsi="Arial" w:cs="Arial"/>
          <w:sz w:val="20"/>
          <w:szCs w:val="20"/>
        </w:rPr>
        <w:t>ure</w:t>
      </w:r>
      <w:r w:rsidRPr="00CE6DD4">
        <w:rPr>
          <w:rFonts w:ascii="Arial" w:hAnsi="Arial" w:cs="Arial"/>
          <w:sz w:val="20"/>
          <w:szCs w:val="20"/>
        </w:rPr>
        <w:t xml:space="preserve"> 3B)</w:t>
      </w:r>
    </w:p>
    <w:p w14:paraId="0665F449" w14:textId="77777777"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Alpha diversity measures the diversity within each sample.</w:t>
      </w:r>
    </w:p>
    <w:p w14:paraId="10593737" w14:textId="77777777" w:rsidR="00892197" w:rsidRPr="00CE6DD4" w:rsidRDefault="00892197" w:rsidP="00501E5A">
      <w:pPr>
        <w:numPr>
          <w:ilvl w:val="0"/>
          <w:numId w:val="12"/>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Calculate alpha diversity metric for each sample. Popular metrics are the Shannon index, the Simpson Index, species richness, and Faith’s phylogenetic distance.</w:t>
      </w:r>
    </w:p>
    <w:p w14:paraId="49A7F047" w14:textId="77777777" w:rsidR="00892197" w:rsidRPr="00CE6DD4" w:rsidRDefault="00892197" w:rsidP="00501E5A">
      <w:pPr>
        <w:numPr>
          <w:ilvl w:val="0"/>
          <w:numId w:val="12"/>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resulting calculations, comparing the factors of interest.</w:t>
      </w:r>
    </w:p>
    <w:p w14:paraId="5091AE29" w14:textId="7B38B92B"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Phylum level analysis (Fig</w:t>
      </w:r>
      <w:r w:rsidR="00911492" w:rsidRPr="00CE6DD4">
        <w:rPr>
          <w:rFonts w:ascii="Arial" w:hAnsi="Arial" w:cs="Arial" w:hint="eastAsia"/>
          <w:sz w:val="20"/>
          <w:szCs w:val="20"/>
          <w:lang w:eastAsia="zh-CN"/>
        </w:rPr>
        <w:t>ure</w:t>
      </w:r>
      <w:r w:rsidRPr="00CE6DD4">
        <w:rPr>
          <w:rFonts w:ascii="Arial" w:hAnsi="Arial" w:cs="Arial"/>
          <w:sz w:val="20"/>
          <w:szCs w:val="20"/>
        </w:rPr>
        <w:t xml:space="preserve"> 3C)</w:t>
      </w:r>
    </w:p>
    <w:p w14:paraId="7FD33C39" w14:textId="77777777" w:rsidR="00892197" w:rsidRPr="00CE6DD4" w:rsidRDefault="00892197" w:rsidP="00501E5A">
      <w:pPr>
        <w:numPr>
          <w:ilvl w:val="0"/>
          <w:numId w:val="9"/>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Summarize the mean representation of each phylum in each sample type.</w:t>
      </w:r>
    </w:p>
    <w:p w14:paraId="65BA5509" w14:textId="77777777" w:rsidR="00892197" w:rsidRPr="00CE6DD4" w:rsidRDefault="00892197" w:rsidP="00501E5A">
      <w:pPr>
        <w:numPr>
          <w:ilvl w:val="0"/>
          <w:numId w:val="9"/>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the results. There are many ways to plot these results. Here we have chosen to display the data using a stacked bar plot. We have also only retained the 10 most highly represented phyla.</w:t>
      </w:r>
    </w:p>
    <w:p w14:paraId="6749374A" w14:textId="2E205F4C"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OTU differential abundance (Fig</w:t>
      </w:r>
      <w:r w:rsidR="00911492" w:rsidRPr="00CE6DD4">
        <w:rPr>
          <w:rFonts w:ascii="Arial" w:hAnsi="Arial" w:cs="Arial"/>
          <w:sz w:val="20"/>
          <w:szCs w:val="20"/>
        </w:rPr>
        <w:t>ure 3D)</w:t>
      </w:r>
    </w:p>
    <w:p w14:paraId="7EDAF4DC" w14:textId="3AD2684C" w:rsidR="00892197" w:rsidRPr="00CE6DD4" w:rsidRDefault="00892197" w:rsidP="00911492">
      <w:pPr>
        <w:adjustRightInd w:val="0"/>
        <w:snapToGrid w:val="0"/>
        <w:spacing w:line="360" w:lineRule="auto"/>
        <w:ind w:left="714"/>
        <w:jc w:val="both"/>
        <w:rPr>
          <w:rFonts w:ascii="Arial" w:hAnsi="Arial" w:cs="Arial"/>
          <w:i/>
          <w:szCs w:val="20"/>
        </w:rPr>
      </w:pPr>
      <w:r w:rsidRPr="00CE6DD4">
        <w:rPr>
          <w:rFonts w:ascii="Arial" w:hAnsi="Arial" w:cs="Arial"/>
          <w:i/>
          <w:szCs w:val="20"/>
        </w:rPr>
        <w:t xml:space="preserve">Note: The statistical distributions of bacterial and archaeal OTU abundances do not follow a Gaussian distribution and typically cannot be log-transformed to fit a normal distribution. Therefore, methods assuming normal distributions are not recommended for performing differential abundance tests. Available statistical packages (such as </w:t>
      </w:r>
      <w:proofErr w:type="spellStart"/>
      <w:r w:rsidRPr="00CE6DD4">
        <w:rPr>
          <w:rFonts w:ascii="Arial" w:hAnsi="Arial" w:cs="Arial"/>
          <w:i/>
          <w:szCs w:val="20"/>
        </w:rPr>
        <w:t>edgeR</w:t>
      </w:r>
      <w:proofErr w:type="spellEnd"/>
      <w:r w:rsidRPr="00CE6DD4">
        <w:rPr>
          <w:rFonts w:ascii="Arial" w:hAnsi="Arial" w:cs="Arial"/>
          <w:i/>
          <w:szCs w:val="20"/>
        </w:rPr>
        <w:t xml:space="preserve"> or </w:t>
      </w:r>
      <w:proofErr w:type="spellStart"/>
      <w:r w:rsidRPr="00CE6DD4">
        <w:rPr>
          <w:rFonts w:ascii="Arial" w:hAnsi="Arial" w:cs="Arial"/>
          <w:i/>
          <w:szCs w:val="20"/>
        </w:rPr>
        <w:t>DESeq</w:t>
      </w:r>
      <w:proofErr w:type="spellEnd"/>
      <w:r w:rsidRPr="00CE6DD4">
        <w:rPr>
          <w:rFonts w:ascii="Arial" w:hAnsi="Arial" w:cs="Arial"/>
          <w:i/>
          <w:szCs w:val="20"/>
        </w:rPr>
        <w:t>) are recommended in order to properly model OTU distributions</w:t>
      </w:r>
      <w:r w:rsidR="000E0C9C" w:rsidRPr="00CE6DD4">
        <w:rPr>
          <w:rFonts w:ascii="Arial" w:hAnsi="Arial" w:cs="Arial"/>
          <w:i/>
          <w:szCs w:val="20"/>
        </w:rPr>
        <w:t xml:space="preserve"> </w:t>
      </w:r>
      <w:r w:rsidR="000E0C9C" w:rsidRPr="00CE6DD4">
        <w:rPr>
          <w:rFonts w:ascii="Arial" w:hAnsi="Arial" w:cs="Arial"/>
          <w:i/>
          <w:color w:val="FF0000"/>
          <w:szCs w:val="20"/>
        </w:rPr>
        <w:t>(</w:t>
      </w:r>
      <w:r w:rsidR="000E0C9C" w:rsidRPr="00CE6DD4">
        <w:rPr>
          <w:rFonts w:ascii="Arial" w:eastAsia="Times New Roman" w:hAnsi="Arial" w:cs="Arial"/>
          <w:i/>
          <w:noProof/>
          <w:color w:val="FF0000"/>
          <w:szCs w:val="20"/>
        </w:rPr>
        <w:t>McMurdie and Holmes, 2014</w:t>
      </w:r>
      <w:r w:rsidR="000E0C9C" w:rsidRPr="00CE6DD4">
        <w:rPr>
          <w:rFonts w:ascii="Arial" w:hAnsi="Arial" w:cs="Arial"/>
          <w:i/>
          <w:color w:val="FF0000"/>
          <w:szCs w:val="20"/>
        </w:rPr>
        <w:t>)</w:t>
      </w:r>
      <w:r w:rsidRPr="00CE6DD4">
        <w:rPr>
          <w:rFonts w:ascii="Arial" w:hAnsi="Arial" w:cs="Arial"/>
          <w:i/>
          <w:szCs w:val="20"/>
        </w:rPr>
        <w:t xml:space="preserve">. </w:t>
      </w:r>
    </w:p>
    <w:p w14:paraId="30F09A1A"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Load non-normalized count data into the statistical package of choice.</w:t>
      </w:r>
    </w:p>
    <w:p w14:paraId="1954ACCB"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Normalize for sequencing depth.</w:t>
      </w:r>
    </w:p>
    <w:p w14:paraId="607596F3"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Model sample level and OTU level dispersions.</w:t>
      </w:r>
    </w:p>
    <w:p w14:paraId="1A2CD2C1"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Fit the model using a design matrix.</w:t>
      </w:r>
    </w:p>
    <w:p w14:paraId="449DEDDC"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Perform differential abundance tests.</w:t>
      </w:r>
    </w:p>
    <w:p w14:paraId="79BAF027"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results with the average abundance on the x-axis and the fold change between the sample types on the y-axis.</w:t>
      </w:r>
    </w:p>
    <w:p w14:paraId="139C0334" w14:textId="77777777" w:rsidR="00892197" w:rsidRPr="00CE6DD4" w:rsidRDefault="00892197" w:rsidP="002732E3">
      <w:pPr>
        <w:adjustRightInd w:val="0"/>
        <w:snapToGrid w:val="0"/>
        <w:spacing w:line="360" w:lineRule="auto"/>
        <w:jc w:val="both"/>
        <w:rPr>
          <w:rFonts w:ascii="Arial" w:eastAsia="Malgun Gothic" w:hAnsi="Arial" w:cs="Arial"/>
          <w:szCs w:val="20"/>
        </w:rPr>
      </w:pPr>
    </w:p>
    <w:p w14:paraId="7298A80F" w14:textId="77777777" w:rsidR="00764D2E" w:rsidRPr="00CE6DD4" w:rsidRDefault="00764D2E" w:rsidP="00764D2E">
      <w:pPr>
        <w:adjustRightInd w:val="0"/>
        <w:snapToGrid w:val="0"/>
        <w:spacing w:line="360" w:lineRule="auto"/>
        <w:ind w:left="714"/>
        <w:jc w:val="both"/>
        <w:rPr>
          <w:rFonts w:ascii="Arial" w:hAnsi="Arial" w:cs="Arial"/>
          <w:b/>
          <w:szCs w:val="20"/>
        </w:rPr>
      </w:pPr>
      <w:r w:rsidRPr="00CE6DD4">
        <w:rPr>
          <w:rFonts w:ascii="Arial" w:hAnsi="Arial" w:cs="Arial"/>
          <w:b/>
          <w:noProof/>
          <w:szCs w:val="20"/>
          <w:lang w:eastAsia="en-US"/>
        </w:rPr>
        <w:lastRenderedPageBreak/>
        <w:drawing>
          <wp:inline distT="0" distB="0" distL="0" distR="0" wp14:anchorId="38CE04C3" wp14:editId="52998D32">
            <wp:extent cx="4677410" cy="3007360"/>
            <wp:effectExtent l="0" t="0" r="8890" b="2540"/>
            <wp:docPr id="9" name="图片 9" descr="D:\Reformatting\03122018 Reformatting\234796-0101902\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formatting\03122018 Reformatting\234796-0101902\Figure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7410" cy="3007360"/>
                    </a:xfrm>
                    <a:prstGeom prst="rect">
                      <a:avLst/>
                    </a:prstGeom>
                    <a:noFill/>
                    <a:ln>
                      <a:noFill/>
                    </a:ln>
                  </pic:spPr>
                </pic:pic>
              </a:graphicData>
            </a:graphic>
          </wp:inline>
        </w:drawing>
      </w:r>
    </w:p>
    <w:p w14:paraId="657446D3" w14:textId="77777777" w:rsidR="00764D2E" w:rsidRPr="00CE6DD4" w:rsidRDefault="00764D2E" w:rsidP="00764D2E">
      <w:pPr>
        <w:adjustRightInd w:val="0"/>
        <w:snapToGrid w:val="0"/>
        <w:spacing w:line="360" w:lineRule="auto"/>
        <w:ind w:left="714"/>
        <w:jc w:val="both"/>
        <w:rPr>
          <w:rFonts w:ascii="Arial" w:hAnsi="Arial" w:cs="Arial"/>
          <w:szCs w:val="20"/>
        </w:rPr>
      </w:pPr>
      <w:r w:rsidRPr="00CE6DD4">
        <w:rPr>
          <w:rFonts w:ascii="Arial" w:hAnsi="Arial" w:cs="Arial"/>
          <w:b/>
          <w:szCs w:val="20"/>
        </w:rPr>
        <w:t>Figure 3. Example analysis of amplicon microbiome data.</w:t>
      </w:r>
      <w:r w:rsidRPr="00CE6DD4">
        <w:rPr>
          <w:rFonts w:ascii="Arial" w:hAnsi="Arial" w:cs="Arial"/>
          <w:szCs w:val="20"/>
        </w:rPr>
        <w:t xml:space="preserve"> A</w:t>
      </w:r>
      <w:r w:rsidRPr="00CE6DD4">
        <w:rPr>
          <w:rFonts w:ascii="Arial" w:hAnsi="Arial" w:cs="Arial" w:hint="eastAsia"/>
          <w:szCs w:val="20"/>
          <w:lang w:eastAsia="zh-CN"/>
        </w:rPr>
        <w:t>.</w:t>
      </w:r>
      <w:r w:rsidRPr="00CE6DD4">
        <w:rPr>
          <w:rFonts w:ascii="Arial" w:hAnsi="Arial" w:cs="Arial"/>
          <w:szCs w:val="20"/>
        </w:rPr>
        <w:t xml:space="preserve"> Principal coordinates analysis showing microbial community structure between root compartments using Bray-Curtis dissimilarities. Each point represents the microbial community in one particular sample. B. Alpha diversity within each community using two commonly used metrics. Richness measures how many unique OTUs were detected in each sample while Shannon-entropy measures the randomness or uncertainty in a community. C. The distribution of the 10 most abundant phyla in the dataset. We show the similar compartments between sites host similar distributions of microbes when analyzing at the phylum level. D. Differentially abundant microbes in the rhizosphere and endosphere compartments compared to bulk soil. Each point represents a single microbial OTU. The colored points represent OTUs that were significantly differentially abundant in one of the comparisons. The color of the point represents the direction of enrichment. Differential abundance analyses were carried out using DESeq2.</w:t>
      </w:r>
    </w:p>
    <w:p w14:paraId="300E0660" w14:textId="77777777" w:rsidR="00764D2E" w:rsidRPr="00CE6DD4" w:rsidRDefault="00764D2E" w:rsidP="002732E3">
      <w:pPr>
        <w:adjustRightInd w:val="0"/>
        <w:snapToGrid w:val="0"/>
        <w:spacing w:line="360" w:lineRule="auto"/>
        <w:jc w:val="both"/>
        <w:rPr>
          <w:rFonts w:ascii="Arial" w:eastAsia="Malgun Gothic" w:hAnsi="Arial" w:cs="Arial"/>
          <w:szCs w:val="20"/>
        </w:rPr>
      </w:pPr>
    </w:p>
    <w:p w14:paraId="477007AD" w14:textId="77777777" w:rsidR="00910A99" w:rsidRDefault="00910A99" w:rsidP="00910A99">
      <w:pPr>
        <w:adjustRightInd w:val="0"/>
        <w:snapToGrid w:val="0"/>
        <w:spacing w:line="360" w:lineRule="auto"/>
        <w:rPr>
          <w:ins w:id="109" w:author="Joseph Edwards" w:date="2018-03-23T12:36:00Z"/>
          <w:rFonts w:ascii="Arial" w:eastAsia="Microsoft YaHei" w:hAnsi="Arial" w:cs="Arial"/>
          <w:b/>
          <w:szCs w:val="20"/>
          <w:u w:val="single"/>
        </w:rPr>
      </w:pPr>
      <w:bookmarkStart w:id="110" w:name="OLE_LINK149"/>
      <w:bookmarkStart w:id="111" w:name="OLE_LINK150"/>
      <w:r w:rsidRPr="00CE6DD4">
        <w:rPr>
          <w:rFonts w:ascii="Arial" w:eastAsia="Microsoft YaHei" w:hAnsi="Arial" w:cs="Arial"/>
          <w:b/>
          <w:szCs w:val="20"/>
          <w:u w:val="single"/>
        </w:rPr>
        <w:t>Notes (optional)</w:t>
      </w:r>
    </w:p>
    <w:p w14:paraId="359BB4BE" w14:textId="77777777" w:rsidR="008C0A2F" w:rsidRPr="00CE6DD4" w:rsidRDefault="008C0A2F" w:rsidP="00910A99">
      <w:pPr>
        <w:adjustRightInd w:val="0"/>
        <w:snapToGrid w:val="0"/>
        <w:spacing w:line="360" w:lineRule="auto"/>
        <w:rPr>
          <w:rFonts w:ascii="Arial" w:eastAsia="Microsoft YaHei" w:hAnsi="Arial" w:cs="Arial"/>
          <w:b/>
          <w:szCs w:val="20"/>
          <w:u w:val="single"/>
        </w:rPr>
      </w:pPr>
    </w:p>
    <w:p w14:paraId="2FE3422E" w14:textId="0974A371" w:rsidR="00910A99" w:rsidRPr="00CE6DD4" w:rsidDel="008C0A2F" w:rsidRDefault="00910A99" w:rsidP="00910A99">
      <w:pPr>
        <w:adjustRightInd w:val="0"/>
        <w:snapToGrid w:val="0"/>
        <w:spacing w:line="360" w:lineRule="auto"/>
        <w:rPr>
          <w:del w:id="112" w:author="Joseph Edwards" w:date="2018-03-23T12:33:00Z"/>
          <w:rFonts w:ascii="Arial" w:eastAsia="Microsoft YaHei" w:hAnsi="Arial" w:cs="Arial"/>
          <w:b/>
          <w:szCs w:val="20"/>
          <w:u w:val="single"/>
        </w:rPr>
      </w:pPr>
    </w:p>
    <w:p w14:paraId="3C6E9961" w14:textId="7EA87B0F" w:rsidR="00910A99" w:rsidRPr="00CE6DD4" w:rsidDel="008C0A2F" w:rsidRDefault="00910A99" w:rsidP="00910A99">
      <w:pPr>
        <w:adjustRightInd w:val="0"/>
        <w:snapToGrid w:val="0"/>
        <w:spacing w:line="360" w:lineRule="auto"/>
        <w:rPr>
          <w:del w:id="113" w:author="Joseph Edwards" w:date="2018-03-23T12:33:00Z"/>
          <w:rFonts w:ascii="Arial" w:hAnsi="Arial" w:cs="Arial"/>
          <w:color w:val="FF0000"/>
          <w:szCs w:val="20"/>
        </w:rPr>
      </w:pPr>
      <w:del w:id="114" w:author="Joseph Edwards" w:date="2018-03-23T12:33:00Z">
        <w:r w:rsidRPr="00CE6DD4" w:rsidDel="008C0A2F">
          <w:rPr>
            <w:rFonts w:ascii="Arial" w:hAnsi="Arial" w:cs="Arial"/>
            <w:color w:val="FF0000"/>
            <w:szCs w:val="20"/>
          </w:rPr>
          <w:delText>In addition to specific remarks included in the "Procedure" itself, authors are encouraged to provide general notes that are relevant to the protocol, such as:</w:delText>
        </w:r>
      </w:del>
    </w:p>
    <w:p w14:paraId="3599B96B" w14:textId="596ADF74" w:rsidR="00B42BEE" w:rsidRDefault="00B42BEE" w:rsidP="00B42BEE">
      <w:pPr>
        <w:pStyle w:val="ListParagraph"/>
        <w:numPr>
          <w:ilvl w:val="0"/>
          <w:numId w:val="4"/>
        </w:numPr>
        <w:adjustRightInd w:val="0"/>
        <w:snapToGrid w:val="0"/>
        <w:spacing w:line="360" w:lineRule="auto"/>
        <w:ind w:left="340" w:hangingChars="170" w:hanging="340"/>
        <w:jc w:val="both"/>
        <w:rPr>
          <w:ins w:id="115" w:author="Joseph Edwards" w:date="2018-03-23T12:30:00Z"/>
          <w:rFonts w:ascii="Arial" w:hAnsi="Arial" w:cs="Arial"/>
          <w:color w:val="FF0000"/>
          <w:sz w:val="20"/>
          <w:szCs w:val="20"/>
        </w:rPr>
      </w:pPr>
      <w:ins w:id="116" w:author="Joseph Edwards" w:date="2018-03-23T12:29:00Z">
        <w:r>
          <w:rPr>
            <w:rFonts w:ascii="Arial" w:hAnsi="Arial" w:cs="Arial"/>
            <w:color w:val="FF0000"/>
            <w:sz w:val="20"/>
            <w:szCs w:val="20"/>
          </w:rPr>
          <w:t xml:space="preserve">It should be noted that this protocol has been optimized for rice roots and there is no guarantee that the above sonication procedure will sufficiently remove rhizoplane microbes for </w:t>
        </w:r>
        <w:proofErr w:type="gramStart"/>
        <w:r>
          <w:rPr>
            <w:rFonts w:ascii="Arial" w:hAnsi="Arial" w:cs="Arial"/>
            <w:color w:val="FF0000"/>
            <w:sz w:val="20"/>
            <w:szCs w:val="20"/>
          </w:rPr>
          <w:t>other</w:t>
        </w:r>
        <w:proofErr w:type="gramEnd"/>
        <w:r>
          <w:rPr>
            <w:rFonts w:ascii="Arial" w:hAnsi="Arial" w:cs="Arial"/>
            <w:color w:val="FF0000"/>
            <w:sz w:val="20"/>
            <w:szCs w:val="20"/>
          </w:rPr>
          <w:t xml:space="preserve"> plant species. Similarly, this sonication procedure may be overly invasive for </w:t>
        </w:r>
        <w:proofErr w:type="gramStart"/>
        <w:r>
          <w:rPr>
            <w:rFonts w:ascii="Arial" w:hAnsi="Arial" w:cs="Arial"/>
            <w:color w:val="FF0000"/>
            <w:sz w:val="20"/>
            <w:szCs w:val="20"/>
          </w:rPr>
          <w:t>other</w:t>
        </w:r>
        <w:proofErr w:type="gramEnd"/>
        <w:r>
          <w:rPr>
            <w:rFonts w:ascii="Arial" w:hAnsi="Arial" w:cs="Arial"/>
            <w:color w:val="FF0000"/>
            <w:sz w:val="20"/>
            <w:szCs w:val="20"/>
          </w:rPr>
          <w:t xml:space="preserve"> plant species. Care should be taken to optimize the procedure for specific plant </w:t>
        </w:r>
      </w:ins>
      <w:ins w:id="117" w:author="Joseph Edwards" w:date="2018-03-23T12:36:00Z">
        <w:r w:rsidR="008C0A2F">
          <w:rPr>
            <w:rFonts w:ascii="Arial" w:hAnsi="Arial" w:cs="Arial"/>
            <w:color w:val="FF0000"/>
            <w:sz w:val="20"/>
            <w:szCs w:val="20"/>
          </w:rPr>
          <w:t>taxa</w:t>
        </w:r>
      </w:ins>
      <w:ins w:id="118" w:author="Joseph Edwards" w:date="2018-03-23T12:29:00Z">
        <w:r>
          <w:rPr>
            <w:rFonts w:ascii="Arial" w:hAnsi="Arial" w:cs="Arial"/>
            <w:color w:val="FF0000"/>
            <w:sz w:val="20"/>
            <w:szCs w:val="20"/>
          </w:rPr>
          <w:t>.</w:t>
        </w:r>
      </w:ins>
    </w:p>
    <w:p w14:paraId="79FF00B1" w14:textId="3B0B2510" w:rsidR="00910A99" w:rsidRPr="00CE6DD4" w:rsidDel="00B42BEE" w:rsidRDefault="00910A99" w:rsidP="008C0A2F">
      <w:pPr>
        <w:pStyle w:val="ListParagraph"/>
        <w:adjustRightInd w:val="0"/>
        <w:snapToGrid w:val="0"/>
        <w:spacing w:line="360" w:lineRule="auto"/>
        <w:ind w:left="340" w:firstLineChars="0" w:firstLine="0"/>
        <w:jc w:val="both"/>
        <w:rPr>
          <w:del w:id="119" w:author="Joseph Edwards" w:date="2018-03-23T12:29:00Z"/>
          <w:rFonts w:ascii="Arial" w:hAnsi="Arial" w:cs="Arial"/>
          <w:color w:val="FF0000"/>
          <w:sz w:val="20"/>
          <w:szCs w:val="20"/>
        </w:rPr>
        <w:pPrChange w:id="120" w:author="Joseph Edwards" w:date="2018-03-23T12:36:00Z">
          <w:pPr>
            <w:pStyle w:val="ListParagraph"/>
            <w:numPr>
              <w:numId w:val="4"/>
            </w:numPr>
            <w:adjustRightInd w:val="0"/>
            <w:snapToGrid w:val="0"/>
            <w:spacing w:line="360" w:lineRule="auto"/>
            <w:ind w:left="340" w:hangingChars="170" w:hanging="340"/>
            <w:jc w:val="both"/>
          </w:pPr>
        </w:pPrChange>
      </w:pPr>
      <w:del w:id="121" w:author="Joseph Edwards" w:date="2018-03-23T12:29:00Z">
        <w:r w:rsidRPr="00CE6DD4" w:rsidDel="00B42BEE">
          <w:rPr>
            <w:rFonts w:ascii="Arial" w:hAnsi="Arial" w:cs="Arial"/>
            <w:color w:val="FF0000"/>
            <w:sz w:val="20"/>
            <w:szCs w:val="20"/>
          </w:rPr>
          <w:delText>Notes about reproducibility and variability in your hands;</w:delText>
        </w:r>
      </w:del>
    </w:p>
    <w:p w14:paraId="46CA7A11" w14:textId="740B54DB" w:rsidR="00910A99" w:rsidRPr="00CE6DD4" w:rsidRDefault="00910A99" w:rsidP="008C0A2F">
      <w:pPr>
        <w:pStyle w:val="ListParagraph"/>
        <w:adjustRightInd w:val="0"/>
        <w:snapToGrid w:val="0"/>
        <w:spacing w:line="360" w:lineRule="auto"/>
        <w:ind w:left="340" w:firstLineChars="0" w:firstLine="0"/>
        <w:jc w:val="both"/>
        <w:rPr>
          <w:rFonts w:ascii="Arial" w:hAnsi="Arial" w:cs="Arial"/>
          <w:color w:val="FF0000"/>
          <w:sz w:val="20"/>
          <w:szCs w:val="20"/>
        </w:rPr>
        <w:pPrChange w:id="122" w:author="Joseph Edwards" w:date="2018-03-23T12:36:00Z">
          <w:pPr>
            <w:pStyle w:val="ListParagraph"/>
            <w:numPr>
              <w:numId w:val="4"/>
            </w:numPr>
            <w:adjustRightInd w:val="0"/>
            <w:snapToGrid w:val="0"/>
            <w:spacing w:line="360" w:lineRule="auto"/>
            <w:ind w:left="340" w:hangingChars="170" w:hanging="340"/>
            <w:jc w:val="both"/>
          </w:pPr>
        </w:pPrChange>
      </w:pPr>
      <w:del w:id="123" w:author="Joseph Edwards" w:date="2018-03-23T12:36:00Z">
        <w:r w:rsidRPr="00CE6DD4" w:rsidDel="008C0A2F">
          <w:rPr>
            <w:rFonts w:ascii="Arial" w:hAnsi="Arial" w:cs="Arial"/>
            <w:color w:val="FF0000"/>
            <w:sz w:val="20"/>
            <w:szCs w:val="20"/>
          </w:rPr>
          <w:delText>Additional notes, technical tips, and cautionary points that may improve the procedure.</w:delText>
        </w:r>
      </w:del>
    </w:p>
    <w:bookmarkEnd w:id="110"/>
    <w:bookmarkEnd w:id="111"/>
    <w:p w14:paraId="158DD47E" w14:textId="77777777" w:rsidR="00910A99" w:rsidRPr="00CE6DD4" w:rsidRDefault="00910A99" w:rsidP="002732E3">
      <w:pPr>
        <w:adjustRightInd w:val="0"/>
        <w:snapToGrid w:val="0"/>
        <w:spacing w:line="360" w:lineRule="auto"/>
        <w:jc w:val="both"/>
        <w:rPr>
          <w:rFonts w:ascii="Arial" w:eastAsia="Malgun Gothic" w:hAnsi="Arial" w:cs="Arial"/>
          <w:szCs w:val="20"/>
        </w:rPr>
      </w:pPr>
    </w:p>
    <w:p w14:paraId="63339F41"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Recipes</w:t>
      </w:r>
    </w:p>
    <w:p w14:paraId="48BF9214" w14:textId="77777777" w:rsidR="00910A99" w:rsidRPr="00CE6DD4" w:rsidRDefault="00910A99" w:rsidP="002732E3">
      <w:pPr>
        <w:adjustRightInd w:val="0"/>
        <w:snapToGrid w:val="0"/>
        <w:spacing w:line="360" w:lineRule="auto"/>
        <w:jc w:val="both"/>
        <w:rPr>
          <w:rFonts w:ascii="Arial" w:hAnsi="Arial" w:cs="Arial"/>
          <w:b/>
          <w:szCs w:val="20"/>
          <w:u w:val="single"/>
        </w:rPr>
      </w:pPr>
    </w:p>
    <w:p w14:paraId="4E7177C0" w14:textId="4B7526AD" w:rsidR="00892197" w:rsidRPr="00CE6DD4" w:rsidRDefault="00892197" w:rsidP="00501E5A">
      <w:pPr>
        <w:pStyle w:val="ListParagraph"/>
        <w:numPr>
          <w:ilvl w:val="2"/>
          <w:numId w:val="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Phosphate buffered saline solution (1 L)</w:t>
      </w:r>
      <w:r w:rsidR="00910A99" w:rsidRPr="00CE6DD4">
        <w:rPr>
          <w:rFonts w:ascii="Arial" w:hAnsi="Arial" w:cs="Arial"/>
          <w:sz w:val="20"/>
          <w:szCs w:val="20"/>
        </w:rPr>
        <w:t xml:space="preserve"> </w:t>
      </w:r>
    </w:p>
    <w:p w14:paraId="720BD33E" w14:textId="2B523E11" w:rsidR="00892197" w:rsidRPr="00CE6DD4"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8 g </w:t>
      </w:r>
      <w:proofErr w:type="spellStart"/>
      <w:r w:rsidRPr="00CE6DD4">
        <w:rPr>
          <w:rFonts w:ascii="Arial" w:hAnsi="Arial" w:cs="Arial"/>
          <w:szCs w:val="20"/>
        </w:rPr>
        <w:t>NaCl</w:t>
      </w:r>
      <w:proofErr w:type="spellEnd"/>
      <w:ins w:id="124" w:author="Bao Thi Kim Nguyen" w:date="2018-03-22T15:13:00Z">
        <w:r w:rsidR="00DA54F3">
          <w:rPr>
            <w:rFonts w:ascii="Arial" w:hAnsi="Arial" w:cs="Arial"/>
            <w:szCs w:val="20"/>
          </w:rPr>
          <w:t xml:space="preserve"> (</w:t>
        </w:r>
      </w:ins>
      <w:ins w:id="125" w:author="Bao Thi Kim Nguyen" w:date="2018-03-22T15:14:00Z">
        <w:r w:rsidR="0009336E">
          <w:rPr>
            <w:rFonts w:ascii="Arial" w:hAnsi="Arial" w:cs="Arial"/>
            <w:szCs w:val="20"/>
          </w:rPr>
          <w:t xml:space="preserve">Fisher Scientific, </w:t>
        </w:r>
      </w:ins>
      <w:ins w:id="126" w:author="Bao Thi Kim Nguyen" w:date="2018-03-22T16:06:00Z">
        <w:r w:rsidR="001E1662">
          <w:rPr>
            <w:rFonts w:ascii="Arial" w:hAnsi="Arial" w:cs="Arial"/>
            <w:szCs w:val="20"/>
          </w:rPr>
          <w:t xml:space="preserve">catalog number: </w:t>
        </w:r>
      </w:ins>
      <w:ins w:id="127" w:author="Bao Thi Kim Nguyen" w:date="2018-03-22T15:18:00Z">
        <w:r w:rsidR="001E125D">
          <w:rPr>
            <w:rFonts w:ascii="Arial" w:hAnsi="Arial" w:cs="Arial"/>
            <w:szCs w:val="20"/>
          </w:rPr>
          <w:t>S271-1)</w:t>
        </w:r>
      </w:ins>
    </w:p>
    <w:p w14:paraId="4AB3F133" w14:textId="1EEEFC2D" w:rsidR="00892197" w:rsidRPr="00CE6DD4"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lastRenderedPageBreak/>
        <w:t xml:space="preserve">0.2 g </w:t>
      </w:r>
      <w:proofErr w:type="spellStart"/>
      <w:r w:rsidRPr="00CE6DD4">
        <w:rPr>
          <w:rFonts w:ascii="Arial" w:hAnsi="Arial" w:cs="Arial"/>
          <w:szCs w:val="20"/>
        </w:rPr>
        <w:t>KCl</w:t>
      </w:r>
      <w:proofErr w:type="spellEnd"/>
      <w:ins w:id="128" w:author="Bao Thi Kim Nguyen" w:date="2018-03-22T16:06:00Z">
        <w:r w:rsidR="001E1662">
          <w:rPr>
            <w:rFonts w:ascii="Arial" w:hAnsi="Arial" w:cs="Arial"/>
            <w:szCs w:val="20"/>
          </w:rPr>
          <w:t xml:space="preserve"> (Fisher Scientific, catalog number: P217-500)</w:t>
        </w:r>
      </w:ins>
    </w:p>
    <w:p w14:paraId="74391F25" w14:textId="320DD89A" w:rsidR="00892197" w:rsidRPr="001E1662"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1.44 g Na</w:t>
      </w:r>
      <w:r w:rsidRPr="00CE6DD4">
        <w:rPr>
          <w:rFonts w:ascii="Arial" w:hAnsi="Arial" w:cs="Arial"/>
          <w:szCs w:val="20"/>
          <w:vertAlign w:val="subscript"/>
        </w:rPr>
        <w:t>2</w:t>
      </w:r>
      <w:r w:rsidRPr="00CE6DD4">
        <w:rPr>
          <w:rFonts w:ascii="Arial" w:hAnsi="Arial" w:cs="Arial"/>
          <w:szCs w:val="20"/>
        </w:rPr>
        <w:t>HPO</w:t>
      </w:r>
      <w:r w:rsidRPr="00CE6DD4">
        <w:rPr>
          <w:rFonts w:ascii="Arial" w:hAnsi="Arial" w:cs="Arial"/>
          <w:szCs w:val="20"/>
          <w:vertAlign w:val="subscript"/>
        </w:rPr>
        <w:t>4</w:t>
      </w:r>
      <w:ins w:id="129" w:author="Bao Thi Kim Nguyen" w:date="2018-03-22T16:07:00Z">
        <w:r w:rsidR="001E1662">
          <w:rPr>
            <w:rFonts w:ascii="Arial" w:hAnsi="Arial" w:cs="Arial"/>
            <w:szCs w:val="20"/>
          </w:rPr>
          <w:t xml:space="preserve"> (</w:t>
        </w:r>
      </w:ins>
      <w:ins w:id="130" w:author="Bao Thi Kim Nguyen" w:date="2018-03-22T16:08:00Z">
        <w:r w:rsidR="000321A6">
          <w:rPr>
            <w:rFonts w:ascii="Arial" w:hAnsi="Arial" w:cs="Arial"/>
            <w:szCs w:val="20"/>
          </w:rPr>
          <w:t>Fisher Scientific, catalog number: S374-500)</w:t>
        </w:r>
      </w:ins>
    </w:p>
    <w:p w14:paraId="4E6CC4AD" w14:textId="28FAFB24" w:rsidR="00892197" w:rsidRPr="000321A6"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0.24 g KH</w:t>
      </w:r>
      <w:r w:rsidRPr="00CE6DD4">
        <w:rPr>
          <w:rFonts w:ascii="Arial" w:hAnsi="Arial" w:cs="Arial"/>
          <w:szCs w:val="20"/>
          <w:vertAlign w:val="subscript"/>
        </w:rPr>
        <w:t>2</w:t>
      </w:r>
      <w:r w:rsidRPr="00CE6DD4">
        <w:rPr>
          <w:rFonts w:ascii="Arial" w:hAnsi="Arial" w:cs="Arial"/>
          <w:szCs w:val="20"/>
        </w:rPr>
        <w:t>PO</w:t>
      </w:r>
      <w:r w:rsidRPr="00CE6DD4">
        <w:rPr>
          <w:rFonts w:ascii="Arial" w:hAnsi="Arial" w:cs="Arial"/>
          <w:szCs w:val="20"/>
          <w:vertAlign w:val="subscript"/>
        </w:rPr>
        <w:t>4</w:t>
      </w:r>
      <w:ins w:id="131" w:author="Bao Thi Kim Nguyen" w:date="2018-03-22T16:09:00Z">
        <w:r w:rsidR="000321A6">
          <w:rPr>
            <w:rFonts w:ascii="Arial" w:hAnsi="Arial" w:cs="Arial"/>
            <w:szCs w:val="20"/>
          </w:rPr>
          <w:t xml:space="preserve"> (Fisher Scientific, catalog number: P285-500)</w:t>
        </w:r>
      </w:ins>
    </w:p>
    <w:p w14:paraId="3DC212F7" w14:textId="08184B61" w:rsidR="00892197" w:rsidRPr="00CE6DD4" w:rsidRDefault="00CE6DD4" w:rsidP="00910A99">
      <w:pPr>
        <w:adjustRightInd w:val="0"/>
        <w:snapToGrid w:val="0"/>
        <w:spacing w:line="360" w:lineRule="auto"/>
        <w:ind w:left="714"/>
        <w:jc w:val="both"/>
        <w:rPr>
          <w:rFonts w:ascii="Arial" w:hAnsi="Arial" w:cs="Arial"/>
          <w:szCs w:val="20"/>
        </w:rPr>
      </w:pPr>
      <w:r w:rsidRPr="00CE6DD4">
        <w:rPr>
          <w:rFonts w:ascii="Arial" w:hAnsi="Arial" w:cs="Arial"/>
          <w:color w:val="FF0000"/>
          <w:szCs w:val="20"/>
        </w:rPr>
        <w:t xml:space="preserve">Adjust </w:t>
      </w:r>
      <w:r w:rsidR="00892197" w:rsidRPr="00CE6DD4">
        <w:rPr>
          <w:rFonts w:ascii="Arial" w:hAnsi="Arial" w:cs="Arial"/>
          <w:color w:val="000000" w:themeColor="text1"/>
          <w:szCs w:val="20"/>
        </w:rPr>
        <w:t>pH</w:t>
      </w:r>
      <w:r w:rsidR="00910A99" w:rsidRPr="00CE6DD4">
        <w:rPr>
          <w:rFonts w:ascii="Arial" w:hAnsi="Arial" w:cs="Arial"/>
          <w:color w:val="FF0000"/>
          <w:szCs w:val="20"/>
        </w:rPr>
        <w:t xml:space="preserve"> </w:t>
      </w:r>
      <w:r w:rsidRPr="00CE6DD4">
        <w:rPr>
          <w:rFonts w:ascii="Arial" w:hAnsi="Arial" w:cs="Arial"/>
          <w:color w:val="FF0000"/>
          <w:szCs w:val="20"/>
        </w:rPr>
        <w:t xml:space="preserve">to </w:t>
      </w:r>
      <w:r w:rsidR="00892197" w:rsidRPr="00CE6DD4">
        <w:rPr>
          <w:rFonts w:ascii="Arial" w:hAnsi="Arial" w:cs="Arial"/>
          <w:color w:val="000000" w:themeColor="text1"/>
          <w:szCs w:val="20"/>
        </w:rPr>
        <w:t>7.4</w:t>
      </w:r>
    </w:p>
    <w:p w14:paraId="595E59B5" w14:textId="77777777" w:rsidR="00892197" w:rsidRPr="00CE6DD4" w:rsidRDefault="00892197" w:rsidP="002732E3">
      <w:pPr>
        <w:adjustRightInd w:val="0"/>
        <w:snapToGrid w:val="0"/>
        <w:spacing w:line="360" w:lineRule="auto"/>
        <w:jc w:val="both"/>
        <w:rPr>
          <w:rFonts w:ascii="Arial" w:hAnsi="Arial" w:cs="Arial"/>
          <w:szCs w:val="20"/>
        </w:rPr>
      </w:pPr>
    </w:p>
    <w:p w14:paraId="227622BC" w14:textId="6F407A9F" w:rsidR="00892197" w:rsidRPr="00CE6DD4" w:rsidRDefault="00910A99" w:rsidP="002732E3">
      <w:pPr>
        <w:adjustRightInd w:val="0"/>
        <w:snapToGrid w:val="0"/>
        <w:spacing w:line="360" w:lineRule="auto"/>
        <w:jc w:val="both"/>
        <w:rPr>
          <w:rFonts w:ascii="Arial" w:hAnsi="Arial" w:cs="Arial"/>
          <w:b/>
          <w:szCs w:val="20"/>
          <w:u w:val="single"/>
        </w:rPr>
      </w:pPr>
      <w:r w:rsidRPr="00CE6DD4">
        <w:rPr>
          <w:rFonts w:ascii="Arial" w:eastAsia="Microsoft YaHei" w:hAnsi="Arial" w:cs="Arial"/>
          <w:b/>
          <w:szCs w:val="20"/>
          <w:u w:val="single"/>
        </w:rPr>
        <w:t>Acknowledgments</w:t>
      </w:r>
    </w:p>
    <w:p w14:paraId="33874A5E" w14:textId="77777777" w:rsidR="00910A99" w:rsidRPr="00CE6DD4" w:rsidRDefault="00910A99" w:rsidP="002732E3">
      <w:pPr>
        <w:adjustRightInd w:val="0"/>
        <w:snapToGrid w:val="0"/>
        <w:spacing w:line="360" w:lineRule="auto"/>
        <w:jc w:val="both"/>
        <w:rPr>
          <w:rFonts w:ascii="Arial" w:hAnsi="Arial" w:cs="Arial"/>
          <w:b/>
          <w:szCs w:val="20"/>
          <w:u w:val="single"/>
        </w:rPr>
      </w:pPr>
    </w:p>
    <w:p w14:paraId="291F5BF1" w14:textId="2E1B2EB6" w:rsidR="00892197" w:rsidRPr="00CE6DD4" w:rsidRDefault="008C0A2F" w:rsidP="00910A99">
      <w:pPr>
        <w:adjustRightInd w:val="0"/>
        <w:snapToGrid w:val="0"/>
        <w:spacing w:line="360" w:lineRule="auto"/>
        <w:ind w:left="357"/>
        <w:jc w:val="both"/>
        <w:rPr>
          <w:rFonts w:ascii="Arial" w:eastAsia="Times New Roman" w:hAnsi="Arial" w:cs="Arial"/>
          <w:szCs w:val="20"/>
        </w:rPr>
      </w:pPr>
      <w:ins w:id="132" w:author="Joseph Edwards" w:date="2018-03-23T12:32:00Z">
        <w:r>
          <w:rPr>
            <w:rFonts w:ascii="Arial" w:hAnsi="Arial" w:cs="Arial"/>
            <w:szCs w:val="20"/>
          </w:rPr>
          <w:t xml:space="preserve">This protocol was adapted from </w:t>
        </w:r>
        <w:r w:rsidRPr="008C0A2F">
          <w:rPr>
            <w:rFonts w:ascii="Arial" w:hAnsi="Arial" w:cs="Arial"/>
            <w:szCs w:val="20"/>
          </w:rPr>
          <w:t>Edwards</w:t>
        </w:r>
      </w:ins>
      <w:ins w:id="133" w:author="Joseph Edwards" w:date="2018-03-23T12:33:00Z">
        <w:r w:rsidRPr="008C0A2F">
          <w:rPr>
            <w:rFonts w:ascii="Arial" w:hAnsi="Arial" w:cs="Arial"/>
            <w:i/>
            <w:szCs w:val="20"/>
            <w:rPrChange w:id="134" w:author="Joseph Edwards" w:date="2018-03-23T12:35:00Z">
              <w:rPr>
                <w:rFonts w:ascii="Arial" w:hAnsi="Arial" w:cs="Arial"/>
                <w:szCs w:val="20"/>
              </w:rPr>
            </w:rPrChange>
          </w:rPr>
          <w:t xml:space="preserve"> et al</w:t>
        </w:r>
        <w:r>
          <w:rPr>
            <w:rFonts w:ascii="Arial" w:hAnsi="Arial" w:cs="Arial"/>
            <w:szCs w:val="20"/>
          </w:rPr>
          <w:t>. 2015</w:t>
        </w:r>
      </w:ins>
      <w:ins w:id="135" w:author="Joseph Edwards" w:date="2018-03-23T12:34:00Z">
        <w:r>
          <w:rPr>
            <w:rFonts w:ascii="Arial" w:hAnsi="Arial" w:cs="Arial"/>
            <w:szCs w:val="20"/>
          </w:rPr>
          <w:t xml:space="preserve">. </w:t>
        </w:r>
      </w:ins>
      <w:r w:rsidR="00892197" w:rsidRPr="00CE6DD4">
        <w:rPr>
          <w:rFonts w:ascii="Arial" w:hAnsi="Arial" w:cs="Arial"/>
          <w:szCs w:val="20"/>
        </w:rPr>
        <w:t xml:space="preserve">We thank several members of our laboratory over the years who have contributed to the development of this protocol, directly as well as indirectly by helpful suggestions to streamline the various steps: Kelsey </w:t>
      </w:r>
      <w:proofErr w:type="spellStart"/>
      <w:r w:rsidR="00892197" w:rsidRPr="00CE6DD4">
        <w:rPr>
          <w:rFonts w:ascii="Arial" w:hAnsi="Arial" w:cs="Arial"/>
          <w:szCs w:val="20"/>
        </w:rPr>
        <w:t>Galimba</w:t>
      </w:r>
      <w:proofErr w:type="spellEnd"/>
      <w:r w:rsidR="00892197" w:rsidRPr="00CE6DD4">
        <w:rPr>
          <w:rFonts w:ascii="Arial" w:hAnsi="Arial" w:cs="Arial"/>
          <w:szCs w:val="20"/>
        </w:rPr>
        <w:t xml:space="preserve">, Cassandra Ramos, Paul </w:t>
      </w:r>
      <w:proofErr w:type="spellStart"/>
      <w:r w:rsidR="00892197" w:rsidRPr="00CE6DD4">
        <w:rPr>
          <w:rFonts w:ascii="Arial" w:hAnsi="Arial" w:cs="Arial"/>
          <w:szCs w:val="20"/>
        </w:rPr>
        <w:t>Tisher</w:t>
      </w:r>
      <w:proofErr w:type="spellEnd"/>
      <w:r w:rsidR="00892197" w:rsidRPr="00CE6DD4">
        <w:rPr>
          <w:rFonts w:ascii="Arial" w:hAnsi="Arial" w:cs="Arial"/>
          <w:szCs w:val="20"/>
        </w:rPr>
        <w:t xml:space="preserve">, John Jaeger, Eugene Lurie, </w:t>
      </w:r>
      <w:proofErr w:type="spellStart"/>
      <w:r w:rsidR="00892197" w:rsidRPr="00CE6DD4">
        <w:rPr>
          <w:rFonts w:ascii="Arial" w:hAnsi="Arial" w:cs="Arial"/>
          <w:szCs w:val="20"/>
        </w:rPr>
        <w:t>Bao</w:t>
      </w:r>
      <w:proofErr w:type="spellEnd"/>
      <w:r w:rsidR="00892197" w:rsidRPr="00CE6DD4">
        <w:rPr>
          <w:rFonts w:ascii="Arial" w:hAnsi="Arial" w:cs="Arial"/>
          <w:szCs w:val="20"/>
        </w:rPr>
        <w:t xml:space="preserve"> Nguyen, </w:t>
      </w:r>
      <w:proofErr w:type="spellStart"/>
      <w:r w:rsidR="00892197" w:rsidRPr="00CE6DD4">
        <w:rPr>
          <w:rFonts w:ascii="Arial" w:hAnsi="Arial" w:cs="Arial"/>
          <w:szCs w:val="20"/>
        </w:rPr>
        <w:t>Natraj</w:t>
      </w:r>
      <w:proofErr w:type="spellEnd"/>
      <w:r w:rsidR="00892197" w:rsidRPr="00CE6DD4">
        <w:rPr>
          <w:rFonts w:ascii="Arial" w:hAnsi="Arial" w:cs="Arial"/>
          <w:szCs w:val="20"/>
        </w:rPr>
        <w:t xml:space="preserve"> </w:t>
      </w:r>
      <w:proofErr w:type="spellStart"/>
      <w:r w:rsidR="00892197" w:rsidRPr="00CE6DD4">
        <w:rPr>
          <w:rFonts w:ascii="Arial" w:hAnsi="Arial" w:cs="Arial"/>
          <w:szCs w:val="20"/>
        </w:rPr>
        <w:t>Podishetty</w:t>
      </w:r>
      <w:proofErr w:type="spellEnd"/>
      <w:r w:rsidR="00892197" w:rsidRPr="00CE6DD4">
        <w:rPr>
          <w:rFonts w:ascii="Arial" w:hAnsi="Arial" w:cs="Arial"/>
          <w:szCs w:val="20"/>
        </w:rPr>
        <w:t xml:space="preserve"> and Zach </w:t>
      </w:r>
      <w:proofErr w:type="spellStart"/>
      <w:r w:rsidR="00892197" w:rsidRPr="00CE6DD4">
        <w:rPr>
          <w:rFonts w:ascii="Arial" w:hAnsi="Arial" w:cs="Arial"/>
          <w:szCs w:val="20"/>
        </w:rPr>
        <w:t>Liechty</w:t>
      </w:r>
      <w:proofErr w:type="spellEnd"/>
      <w:r w:rsidR="00892197" w:rsidRPr="00CE6DD4">
        <w:rPr>
          <w:rFonts w:ascii="Arial" w:hAnsi="Arial" w:cs="Arial"/>
          <w:szCs w:val="20"/>
        </w:rPr>
        <w:t>. We thank Derek Lundberg and Jeff Dangl (University of North Carolina, Chapel Hill) for kindly providing before publication</w:t>
      </w:r>
      <w:ins w:id="136" w:author="Joseph Edwards" w:date="2018-03-23T12:34:00Z">
        <w:r>
          <w:rPr>
            <w:rFonts w:ascii="Arial" w:hAnsi="Arial" w:cs="Arial"/>
            <w:szCs w:val="20"/>
          </w:rPr>
          <w:t xml:space="preserve"> (Lundberg </w:t>
        </w:r>
        <w:r w:rsidRPr="008C0A2F">
          <w:rPr>
            <w:rFonts w:ascii="Arial" w:hAnsi="Arial" w:cs="Arial"/>
            <w:i/>
            <w:szCs w:val="20"/>
            <w:rPrChange w:id="137" w:author="Joseph Edwards" w:date="2018-03-23T12:35:00Z">
              <w:rPr>
                <w:rFonts w:ascii="Arial" w:hAnsi="Arial" w:cs="Arial"/>
                <w:szCs w:val="20"/>
              </w:rPr>
            </w:rPrChange>
          </w:rPr>
          <w:t>et al.</w:t>
        </w:r>
        <w:r>
          <w:rPr>
            <w:rFonts w:ascii="Arial" w:hAnsi="Arial" w:cs="Arial"/>
            <w:szCs w:val="20"/>
          </w:rPr>
          <w:t xml:space="preserve"> 2012)</w:t>
        </w:r>
      </w:ins>
      <w:r w:rsidR="00892197" w:rsidRPr="00CE6DD4">
        <w:rPr>
          <w:rFonts w:ascii="Arial" w:hAnsi="Arial" w:cs="Arial"/>
          <w:szCs w:val="20"/>
        </w:rPr>
        <w:t xml:space="preserve">, their sonication method for separating the rhizoplane from endosphere fractions. We thank </w:t>
      </w:r>
      <w:proofErr w:type="spellStart"/>
      <w:r w:rsidR="00892197" w:rsidRPr="00CE6DD4">
        <w:rPr>
          <w:rFonts w:ascii="Arial" w:hAnsi="Arial" w:cs="Arial"/>
          <w:szCs w:val="20"/>
        </w:rPr>
        <w:t>Srijak</w:t>
      </w:r>
      <w:proofErr w:type="spellEnd"/>
      <w:r w:rsidR="00892197" w:rsidRPr="00CE6DD4">
        <w:rPr>
          <w:rFonts w:ascii="Arial" w:hAnsi="Arial" w:cs="Arial"/>
          <w:szCs w:val="20"/>
        </w:rPr>
        <w:t xml:space="preserve"> Bhatnagar and Jonathan </w:t>
      </w:r>
      <w:proofErr w:type="spellStart"/>
      <w:r w:rsidR="00892197" w:rsidRPr="00CE6DD4">
        <w:rPr>
          <w:rFonts w:ascii="Arial" w:hAnsi="Arial" w:cs="Arial"/>
          <w:szCs w:val="20"/>
        </w:rPr>
        <w:t>Eisen</w:t>
      </w:r>
      <w:proofErr w:type="spellEnd"/>
      <w:r w:rsidR="00892197" w:rsidRPr="00CE6DD4">
        <w:rPr>
          <w:rFonts w:ascii="Arial" w:hAnsi="Arial" w:cs="Arial"/>
          <w:szCs w:val="20"/>
        </w:rPr>
        <w:t xml:space="preserve"> for their help in establishing the analysis protocol. V.S. acknowledge the support of National</w:t>
      </w:r>
      <w:r w:rsidR="00256A42" w:rsidRPr="00CE6DD4">
        <w:rPr>
          <w:rFonts w:ascii="Arial" w:hAnsi="Arial" w:cs="Arial"/>
          <w:szCs w:val="20"/>
        </w:rPr>
        <w:t xml:space="preserve"> Science Foundation Awards DBI-</w:t>
      </w:r>
      <w:r w:rsidR="00892197" w:rsidRPr="00CE6DD4">
        <w:rPr>
          <w:rFonts w:ascii="Arial" w:hAnsi="Arial" w:cs="Arial"/>
          <w:szCs w:val="20"/>
        </w:rPr>
        <w:t xml:space="preserve">0923806 and IOS-1444974 and USDA Agricultural Experiment Station grant number </w:t>
      </w:r>
      <w:r w:rsidR="00892197" w:rsidRPr="00CE6DD4">
        <w:rPr>
          <w:rFonts w:ascii="Arial" w:eastAsia="Times New Roman" w:hAnsi="Arial" w:cs="Arial"/>
          <w:szCs w:val="20"/>
        </w:rPr>
        <w:t>CAD-XXX-6973-H</w:t>
      </w:r>
      <w:r w:rsidR="00831110" w:rsidRPr="00CE6DD4">
        <w:rPr>
          <w:rFonts w:ascii="Arial" w:hAnsi="Arial" w:cs="Arial"/>
          <w:szCs w:val="20"/>
        </w:rPr>
        <w:t>.</w:t>
      </w:r>
      <w:r w:rsidR="00892197" w:rsidRPr="00CE6DD4">
        <w:rPr>
          <w:rFonts w:ascii="Arial" w:hAnsi="Arial" w:cs="Arial"/>
          <w:szCs w:val="20"/>
        </w:rPr>
        <w:t xml:space="preserve"> JE and CSM acknowledge support from the Elsie Taylor Stocking Memorial Research Fellowship and the Henry </w:t>
      </w:r>
      <w:proofErr w:type="spellStart"/>
      <w:r w:rsidR="00892197" w:rsidRPr="00CE6DD4">
        <w:rPr>
          <w:rFonts w:ascii="Arial" w:hAnsi="Arial" w:cs="Arial"/>
          <w:szCs w:val="20"/>
        </w:rPr>
        <w:t>Jastro</w:t>
      </w:r>
      <w:proofErr w:type="spellEnd"/>
      <w:r w:rsidR="00892197" w:rsidRPr="00CE6DD4">
        <w:rPr>
          <w:rFonts w:ascii="Arial" w:hAnsi="Arial" w:cs="Arial"/>
          <w:szCs w:val="20"/>
        </w:rPr>
        <w:t xml:space="preserve"> Research </w:t>
      </w:r>
      <w:proofErr w:type="spellStart"/>
      <w:r w:rsidR="00892197" w:rsidRPr="00CE6DD4">
        <w:rPr>
          <w:rFonts w:ascii="Arial" w:hAnsi="Arial" w:cs="Arial"/>
          <w:szCs w:val="20"/>
        </w:rPr>
        <w:t>Fellowhip</w:t>
      </w:r>
      <w:proofErr w:type="spellEnd"/>
      <w:r w:rsidR="00892197" w:rsidRPr="00CE6DD4">
        <w:rPr>
          <w:rFonts w:ascii="Arial" w:hAnsi="Arial" w:cs="Arial"/>
          <w:szCs w:val="20"/>
        </w:rPr>
        <w:t xml:space="preserve">. </w:t>
      </w:r>
      <w:r w:rsidR="00892197" w:rsidRPr="00CE6DD4">
        <w:rPr>
          <w:rFonts w:ascii="Arial" w:eastAsia="Times New Roman" w:hAnsi="Arial" w:cs="Arial"/>
          <w:color w:val="333333"/>
          <w:szCs w:val="20"/>
          <w:shd w:val="clear" w:color="auto" w:fill="FFFFFF"/>
        </w:rPr>
        <w:t>CSM acknowledges support from the University of California Institute for Mexico (UCMEXUS)/</w:t>
      </w:r>
      <w:proofErr w:type="spellStart"/>
      <w:r w:rsidR="00892197" w:rsidRPr="00CE6DD4">
        <w:rPr>
          <w:rFonts w:ascii="Arial" w:eastAsia="Times New Roman" w:hAnsi="Arial" w:cs="Arial"/>
          <w:color w:val="333333"/>
          <w:szCs w:val="20"/>
          <w:shd w:val="clear" w:color="auto" w:fill="FFFFFF"/>
        </w:rPr>
        <w:t>Consejo</w:t>
      </w:r>
      <w:proofErr w:type="spellEnd"/>
      <w:r w:rsidR="00892197" w:rsidRPr="00CE6DD4">
        <w:rPr>
          <w:rFonts w:ascii="Arial" w:eastAsia="Times New Roman" w:hAnsi="Arial" w:cs="Arial"/>
          <w:color w:val="333333"/>
          <w:szCs w:val="20"/>
          <w:shd w:val="clear" w:color="auto" w:fill="FFFFFF"/>
        </w:rPr>
        <w:t xml:space="preserve"> Nacional de </w:t>
      </w:r>
      <w:proofErr w:type="spellStart"/>
      <w:r w:rsidR="00892197" w:rsidRPr="00CE6DD4">
        <w:rPr>
          <w:rFonts w:ascii="Arial" w:eastAsia="Times New Roman" w:hAnsi="Arial" w:cs="Arial"/>
          <w:color w:val="333333"/>
          <w:szCs w:val="20"/>
          <w:shd w:val="clear" w:color="auto" w:fill="FFFFFF"/>
        </w:rPr>
        <w:t>Ciencia</w:t>
      </w:r>
      <w:proofErr w:type="spellEnd"/>
      <w:r w:rsidR="00892197" w:rsidRPr="00CE6DD4">
        <w:rPr>
          <w:rFonts w:ascii="Arial" w:eastAsia="Times New Roman" w:hAnsi="Arial" w:cs="Arial"/>
          <w:color w:val="333333"/>
          <w:szCs w:val="20"/>
          <w:shd w:val="clear" w:color="auto" w:fill="FFFFFF"/>
        </w:rPr>
        <w:t xml:space="preserve"> y </w:t>
      </w:r>
      <w:proofErr w:type="spellStart"/>
      <w:r w:rsidR="00892197" w:rsidRPr="00CE6DD4">
        <w:rPr>
          <w:rFonts w:ascii="Arial" w:eastAsia="Times New Roman" w:hAnsi="Arial" w:cs="Arial"/>
          <w:color w:val="333333"/>
          <w:szCs w:val="20"/>
          <w:shd w:val="clear" w:color="auto" w:fill="FFFFFF"/>
        </w:rPr>
        <w:t>Tecnología</w:t>
      </w:r>
      <w:proofErr w:type="spellEnd"/>
      <w:r w:rsidR="00892197" w:rsidRPr="00CE6DD4">
        <w:rPr>
          <w:rFonts w:ascii="Arial" w:eastAsia="Times New Roman" w:hAnsi="Arial" w:cs="Arial"/>
          <w:color w:val="333333"/>
          <w:szCs w:val="20"/>
          <w:shd w:val="clear" w:color="auto" w:fill="FFFFFF"/>
        </w:rPr>
        <w:t xml:space="preserve"> (CONACYT) and </w:t>
      </w:r>
      <w:proofErr w:type="spellStart"/>
      <w:r w:rsidR="00892197" w:rsidRPr="00CE6DD4">
        <w:rPr>
          <w:rFonts w:ascii="Arial" w:eastAsia="Times New Roman" w:hAnsi="Arial" w:cs="Arial"/>
          <w:color w:val="333333"/>
          <w:szCs w:val="20"/>
          <w:shd w:val="clear" w:color="auto" w:fill="FFFFFF"/>
        </w:rPr>
        <w:t>Secretaría</w:t>
      </w:r>
      <w:proofErr w:type="spellEnd"/>
      <w:r w:rsidR="00892197" w:rsidRPr="00CE6DD4">
        <w:rPr>
          <w:rFonts w:ascii="Arial" w:eastAsia="Times New Roman" w:hAnsi="Arial" w:cs="Arial"/>
          <w:color w:val="333333"/>
          <w:szCs w:val="20"/>
          <w:shd w:val="clear" w:color="auto" w:fill="FFFFFF"/>
        </w:rPr>
        <w:t xml:space="preserve"> de </w:t>
      </w:r>
      <w:proofErr w:type="spellStart"/>
      <w:r w:rsidR="00892197" w:rsidRPr="00CE6DD4">
        <w:rPr>
          <w:rFonts w:ascii="Arial" w:eastAsia="Times New Roman" w:hAnsi="Arial" w:cs="Arial"/>
          <w:color w:val="333333"/>
          <w:szCs w:val="20"/>
          <w:shd w:val="clear" w:color="auto" w:fill="FFFFFF"/>
        </w:rPr>
        <w:t>Educación</w:t>
      </w:r>
      <w:proofErr w:type="spellEnd"/>
      <w:r w:rsidR="00892197" w:rsidRPr="00CE6DD4">
        <w:rPr>
          <w:rFonts w:ascii="Arial" w:eastAsia="Times New Roman" w:hAnsi="Arial" w:cs="Arial"/>
          <w:color w:val="333333"/>
          <w:szCs w:val="20"/>
          <w:shd w:val="clear" w:color="auto" w:fill="FFFFFF"/>
        </w:rPr>
        <w:t xml:space="preserve"> </w:t>
      </w:r>
      <w:proofErr w:type="spellStart"/>
      <w:r w:rsidR="00892197" w:rsidRPr="00CE6DD4">
        <w:rPr>
          <w:rFonts w:ascii="Arial" w:eastAsia="Times New Roman" w:hAnsi="Arial" w:cs="Arial"/>
          <w:color w:val="333333"/>
          <w:szCs w:val="20"/>
          <w:shd w:val="clear" w:color="auto" w:fill="FFFFFF"/>
        </w:rPr>
        <w:t>Pública</w:t>
      </w:r>
      <w:proofErr w:type="spellEnd"/>
      <w:r w:rsidR="00892197" w:rsidRPr="00CE6DD4">
        <w:rPr>
          <w:rFonts w:ascii="Arial" w:eastAsia="Times New Roman" w:hAnsi="Arial" w:cs="Arial"/>
          <w:color w:val="333333"/>
          <w:szCs w:val="20"/>
          <w:shd w:val="clear" w:color="auto" w:fill="FFFFFF"/>
        </w:rPr>
        <w:t xml:space="preserve"> (Mexico).</w:t>
      </w:r>
    </w:p>
    <w:p w14:paraId="3316F7A1" w14:textId="22491C7E" w:rsidR="00892197" w:rsidRPr="00CE6DD4" w:rsidDel="008C0A2F" w:rsidRDefault="004F26FE" w:rsidP="002732E3">
      <w:pPr>
        <w:adjustRightInd w:val="0"/>
        <w:snapToGrid w:val="0"/>
        <w:spacing w:line="360" w:lineRule="auto"/>
        <w:jc w:val="both"/>
        <w:rPr>
          <w:del w:id="138" w:author="Joseph Edwards" w:date="2018-03-23T12:35:00Z"/>
          <w:rFonts w:ascii="Arial" w:hAnsi="Arial" w:cs="Arial"/>
          <w:szCs w:val="20"/>
        </w:rPr>
      </w:pPr>
      <w:del w:id="139" w:author="Joseph Edwards" w:date="2018-03-23T12:35:00Z">
        <w:r w:rsidRPr="00CE6DD4" w:rsidDel="008C0A2F">
          <w:rPr>
            <w:rFonts w:ascii="Arial" w:eastAsia="Microsoft YaHei" w:hAnsi="Arial" w:cs="Arial"/>
            <w:color w:val="FF0000"/>
            <w:szCs w:val="20"/>
          </w:rPr>
          <w:delText>If this protocol was adapted or modified from previous work, please also acknowledge the previous work here. Authors should also use this section to declare any conflicts of interest or competing interests.</w:delText>
        </w:r>
      </w:del>
    </w:p>
    <w:p w14:paraId="1326B57B" w14:textId="77777777" w:rsidR="00892197" w:rsidRPr="00CE6DD4" w:rsidRDefault="00892197" w:rsidP="002732E3">
      <w:pPr>
        <w:adjustRightInd w:val="0"/>
        <w:snapToGrid w:val="0"/>
        <w:spacing w:line="360" w:lineRule="auto"/>
        <w:jc w:val="both"/>
        <w:rPr>
          <w:rFonts w:ascii="Arial" w:hAnsi="Arial" w:cs="Arial"/>
          <w:szCs w:val="20"/>
        </w:rPr>
      </w:pPr>
    </w:p>
    <w:p w14:paraId="623B1672"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References</w:t>
      </w:r>
    </w:p>
    <w:p w14:paraId="0FD9035C" w14:textId="77777777" w:rsidR="00892197" w:rsidRPr="00CE6DD4" w:rsidRDefault="00892197" w:rsidP="002732E3">
      <w:pPr>
        <w:adjustRightInd w:val="0"/>
        <w:snapToGrid w:val="0"/>
        <w:spacing w:line="360" w:lineRule="auto"/>
        <w:jc w:val="both"/>
        <w:rPr>
          <w:rFonts w:ascii="Arial" w:eastAsia="Malgun Gothic" w:hAnsi="Arial" w:cs="Arial"/>
          <w:b/>
          <w:szCs w:val="20"/>
        </w:rPr>
      </w:pPr>
    </w:p>
    <w:p w14:paraId="78AF50F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Al-</w:t>
      </w:r>
      <w:proofErr w:type="spellStart"/>
      <w:r w:rsidRPr="00CE6DD4">
        <w:rPr>
          <w:rFonts w:ascii="Arial" w:eastAsia="SimSun" w:hAnsi="Arial" w:cs="Arial"/>
          <w:kern w:val="0"/>
          <w:sz w:val="20"/>
          <w:szCs w:val="20"/>
          <w:lang w:eastAsia="zh-CN"/>
        </w:rPr>
        <w:t>Ghalith</w:t>
      </w:r>
      <w:proofErr w:type="spellEnd"/>
      <w:r w:rsidRPr="00CE6DD4">
        <w:rPr>
          <w:rFonts w:ascii="Arial" w:eastAsia="SimSun" w:hAnsi="Arial" w:cs="Arial"/>
          <w:kern w:val="0"/>
          <w:sz w:val="20"/>
          <w:szCs w:val="20"/>
          <w:lang w:eastAsia="zh-CN"/>
        </w:rPr>
        <w:t xml:space="preserve">, G. A., </w:t>
      </w:r>
      <w:proofErr w:type="spellStart"/>
      <w:r w:rsidRPr="00CE6DD4">
        <w:rPr>
          <w:rFonts w:ascii="Arial" w:eastAsia="SimSun" w:hAnsi="Arial" w:cs="Arial"/>
          <w:kern w:val="0"/>
          <w:sz w:val="20"/>
          <w:szCs w:val="20"/>
          <w:lang w:eastAsia="zh-CN"/>
        </w:rPr>
        <w:t>Montassier</w:t>
      </w:r>
      <w:proofErr w:type="spellEnd"/>
      <w:r w:rsidRPr="00CE6DD4">
        <w:rPr>
          <w:rFonts w:ascii="Arial" w:eastAsia="SimSun" w:hAnsi="Arial" w:cs="Arial"/>
          <w:kern w:val="0"/>
          <w:sz w:val="20"/>
          <w:szCs w:val="20"/>
          <w:lang w:eastAsia="zh-CN"/>
        </w:rPr>
        <w:t xml:space="preserve">, E., Ward, H. N. and Knights, D. (2016). </w:t>
      </w:r>
      <w:hyperlink r:id="rId20" w:history="1">
        <w:r w:rsidRPr="00CE6DD4">
          <w:rPr>
            <w:rStyle w:val="Hyperlink"/>
            <w:rFonts w:ascii="Arial" w:eastAsia="SimSun" w:hAnsi="Arial" w:cs="Arial"/>
            <w:kern w:val="0"/>
            <w:sz w:val="20"/>
            <w:szCs w:val="20"/>
            <w:lang w:eastAsia="zh-CN"/>
          </w:rPr>
          <w:t>NINJA-OPS: fast accurate marker gene alignment using concatenated ribosomes.</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PLoS</w:t>
      </w:r>
      <w:proofErr w:type="spellEnd"/>
      <w:r w:rsidRPr="00CE6DD4">
        <w:rPr>
          <w:rFonts w:ascii="Arial" w:eastAsia="SimSun" w:hAnsi="Arial" w:cs="Arial"/>
          <w:i/>
          <w:iCs/>
          <w:kern w:val="0"/>
          <w:sz w:val="20"/>
          <w:szCs w:val="20"/>
          <w:lang w:eastAsia="zh-CN"/>
        </w:rPr>
        <w:t xml:space="preserve"> </w:t>
      </w:r>
      <w:proofErr w:type="spellStart"/>
      <w:r w:rsidRPr="00CE6DD4">
        <w:rPr>
          <w:rFonts w:ascii="Arial" w:eastAsia="SimSun" w:hAnsi="Arial" w:cs="Arial"/>
          <w:i/>
          <w:iCs/>
          <w:kern w:val="0"/>
          <w:sz w:val="20"/>
          <w:szCs w:val="20"/>
          <w:lang w:eastAsia="zh-CN"/>
        </w:rPr>
        <w:t>Comput</w:t>
      </w:r>
      <w:proofErr w:type="spellEnd"/>
      <w:r w:rsidRPr="00CE6DD4">
        <w:rPr>
          <w:rFonts w:ascii="Arial" w:eastAsia="SimSun" w:hAnsi="Arial" w:cs="Arial"/>
          <w:i/>
          <w:iCs/>
          <w:kern w:val="0"/>
          <w:sz w:val="20"/>
          <w:szCs w:val="20"/>
          <w:lang w:eastAsia="zh-CN"/>
        </w:rPr>
        <w:t xml:space="preserve"> </w:t>
      </w:r>
      <w:proofErr w:type="spellStart"/>
      <w:r w:rsidRPr="00CE6DD4">
        <w:rPr>
          <w:rFonts w:ascii="Arial" w:eastAsia="SimSun" w:hAnsi="Arial" w:cs="Arial"/>
          <w:i/>
          <w:iCs/>
          <w:kern w:val="0"/>
          <w:sz w:val="20"/>
          <w:szCs w:val="20"/>
          <w:lang w:eastAsia="zh-CN"/>
        </w:rPr>
        <w:t>Biol</w:t>
      </w:r>
      <w:proofErr w:type="spellEnd"/>
      <w:r w:rsidRPr="00CE6DD4">
        <w:rPr>
          <w:rFonts w:ascii="Arial" w:eastAsia="SimSun" w:hAnsi="Arial" w:cs="Arial"/>
          <w:kern w:val="0"/>
          <w:sz w:val="20"/>
          <w:szCs w:val="20"/>
          <w:lang w:eastAsia="zh-CN"/>
        </w:rPr>
        <w:t xml:space="preserve"> 12(1): e1004658.</w:t>
      </w:r>
    </w:p>
    <w:p w14:paraId="28E2B1CC"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Anders, S. and Huber, W. (2010). </w:t>
      </w:r>
      <w:hyperlink r:id="rId21" w:history="1">
        <w:r w:rsidRPr="00CE6DD4">
          <w:rPr>
            <w:rStyle w:val="Hyperlink"/>
            <w:rFonts w:ascii="Arial" w:eastAsia="SimSun" w:hAnsi="Arial" w:cs="Arial"/>
            <w:kern w:val="0"/>
            <w:sz w:val="20"/>
            <w:szCs w:val="20"/>
            <w:lang w:eastAsia="zh-CN"/>
          </w:rPr>
          <w:t>Differential expression analysis for sequence count data.</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 xml:space="preserve">Genome </w:t>
      </w:r>
      <w:proofErr w:type="spellStart"/>
      <w:r w:rsidRPr="00CE6DD4">
        <w:rPr>
          <w:rFonts w:ascii="Arial" w:eastAsia="SimSun" w:hAnsi="Arial" w:cs="Arial"/>
          <w:i/>
          <w:iCs/>
          <w:kern w:val="0"/>
          <w:sz w:val="20"/>
          <w:szCs w:val="20"/>
          <w:lang w:eastAsia="zh-CN"/>
        </w:rPr>
        <w:t>Biol</w:t>
      </w:r>
      <w:proofErr w:type="spellEnd"/>
      <w:r w:rsidRPr="00CE6DD4">
        <w:rPr>
          <w:rFonts w:ascii="Arial" w:eastAsia="SimSun" w:hAnsi="Arial" w:cs="Arial"/>
          <w:kern w:val="0"/>
          <w:sz w:val="20"/>
          <w:szCs w:val="20"/>
          <w:lang w:eastAsia="zh-CN"/>
        </w:rPr>
        <w:t xml:space="preserve"> 11(10): R106.</w:t>
      </w:r>
    </w:p>
    <w:p w14:paraId="2A275109"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Bulgarelli</w:t>
      </w:r>
      <w:proofErr w:type="spellEnd"/>
      <w:r w:rsidRPr="00CE6DD4">
        <w:rPr>
          <w:rFonts w:ascii="Arial" w:eastAsia="SimSun" w:hAnsi="Arial" w:cs="Arial"/>
          <w:kern w:val="0"/>
          <w:sz w:val="20"/>
          <w:szCs w:val="20"/>
          <w:lang w:eastAsia="zh-CN"/>
        </w:rPr>
        <w:t xml:space="preserve">, D., </w:t>
      </w:r>
      <w:proofErr w:type="spellStart"/>
      <w:r w:rsidRPr="00CE6DD4">
        <w:rPr>
          <w:rFonts w:ascii="Arial" w:eastAsia="SimSun" w:hAnsi="Arial" w:cs="Arial"/>
          <w:kern w:val="0"/>
          <w:sz w:val="20"/>
          <w:szCs w:val="20"/>
          <w:lang w:eastAsia="zh-CN"/>
        </w:rPr>
        <w:t>Rott</w:t>
      </w:r>
      <w:proofErr w:type="spellEnd"/>
      <w:r w:rsidRPr="00CE6DD4">
        <w:rPr>
          <w:rFonts w:ascii="Arial" w:eastAsia="SimSun" w:hAnsi="Arial" w:cs="Arial"/>
          <w:kern w:val="0"/>
          <w:sz w:val="20"/>
          <w:szCs w:val="20"/>
          <w:lang w:eastAsia="zh-CN"/>
        </w:rPr>
        <w:t xml:space="preserve">, M., </w:t>
      </w:r>
      <w:proofErr w:type="spellStart"/>
      <w:r w:rsidRPr="00CE6DD4">
        <w:rPr>
          <w:rFonts w:ascii="Arial" w:eastAsia="SimSun" w:hAnsi="Arial" w:cs="Arial"/>
          <w:kern w:val="0"/>
          <w:sz w:val="20"/>
          <w:szCs w:val="20"/>
          <w:lang w:eastAsia="zh-CN"/>
        </w:rPr>
        <w:t>Schlaeppi</w:t>
      </w:r>
      <w:proofErr w:type="spellEnd"/>
      <w:r w:rsidRPr="00CE6DD4">
        <w:rPr>
          <w:rFonts w:ascii="Arial" w:eastAsia="SimSun" w:hAnsi="Arial" w:cs="Arial"/>
          <w:kern w:val="0"/>
          <w:sz w:val="20"/>
          <w:szCs w:val="20"/>
          <w:lang w:eastAsia="zh-CN"/>
        </w:rPr>
        <w:t xml:space="preserve">, K., </w:t>
      </w:r>
      <w:proofErr w:type="spellStart"/>
      <w:r w:rsidRPr="00CE6DD4">
        <w:rPr>
          <w:rFonts w:ascii="Arial" w:eastAsia="SimSun" w:hAnsi="Arial" w:cs="Arial"/>
          <w:kern w:val="0"/>
          <w:sz w:val="20"/>
          <w:szCs w:val="20"/>
          <w:lang w:eastAsia="zh-CN"/>
        </w:rPr>
        <w:t>Ver</w:t>
      </w:r>
      <w:proofErr w:type="spellEnd"/>
      <w:r w:rsidRPr="00CE6DD4">
        <w:rPr>
          <w:rFonts w:ascii="Arial" w:eastAsia="SimSun" w:hAnsi="Arial" w:cs="Arial"/>
          <w:kern w:val="0"/>
          <w:sz w:val="20"/>
          <w:szCs w:val="20"/>
          <w:lang w:eastAsia="zh-CN"/>
        </w:rPr>
        <w:t xml:space="preserve"> Loren van </w:t>
      </w:r>
      <w:proofErr w:type="spellStart"/>
      <w:r w:rsidRPr="00CE6DD4">
        <w:rPr>
          <w:rFonts w:ascii="Arial" w:eastAsia="SimSun" w:hAnsi="Arial" w:cs="Arial"/>
          <w:kern w:val="0"/>
          <w:sz w:val="20"/>
          <w:szCs w:val="20"/>
          <w:lang w:eastAsia="zh-CN"/>
        </w:rPr>
        <w:t>Themaat</w:t>
      </w:r>
      <w:proofErr w:type="spellEnd"/>
      <w:r w:rsidRPr="00CE6DD4">
        <w:rPr>
          <w:rFonts w:ascii="Arial" w:eastAsia="SimSun" w:hAnsi="Arial" w:cs="Arial"/>
          <w:kern w:val="0"/>
          <w:sz w:val="20"/>
          <w:szCs w:val="20"/>
          <w:lang w:eastAsia="zh-CN"/>
        </w:rPr>
        <w:t xml:space="preserve">, E., Ahmadinejad, N., </w:t>
      </w:r>
      <w:proofErr w:type="spellStart"/>
      <w:r w:rsidRPr="00CE6DD4">
        <w:rPr>
          <w:rFonts w:ascii="Arial" w:eastAsia="SimSun" w:hAnsi="Arial" w:cs="Arial"/>
          <w:kern w:val="0"/>
          <w:sz w:val="20"/>
          <w:szCs w:val="20"/>
          <w:lang w:eastAsia="zh-CN"/>
        </w:rPr>
        <w:t>Assenza</w:t>
      </w:r>
      <w:proofErr w:type="spellEnd"/>
      <w:r w:rsidRPr="00CE6DD4">
        <w:rPr>
          <w:rFonts w:ascii="Arial" w:eastAsia="SimSun" w:hAnsi="Arial" w:cs="Arial"/>
          <w:kern w:val="0"/>
          <w:sz w:val="20"/>
          <w:szCs w:val="20"/>
          <w:lang w:eastAsia="zh-CN"/>
        </w:rPr>
        <w:t xml:space="preserve">, F., Rauf, P., </w:t>
      </w:r>
      <w:proofErr w:type="spellStart"/>
      <w:r w:rsidRPr="00CE6DD4">
        <w:rPr>
          <w:rFonts w:ascii="Arial" w:eastAsia="SimSun" w:hAnsi="Arial" w:cs="Arial"/>
          <w:kern w:val="0"/>
          <w:sz w:val="20"/>
          <w:szCs w:val="20"/>
          <w:lang w:eastAsia="zh-CN"/>
        </w:rPr>
        <w:t>Huettel</w:t>
      </w:r>
      <w:proofErr w:type="spellEnd"/>
      <w:r w:rsidRPr="00CE6DD4">
        <w:rPr>
          <w:rFonts w:ascii="Arial" w:eastAsia="SimSun" w:hAnsi="Arial" w:cs="Arial"/>
          <w:kern w:val="0"/>
          <w:sz w:val="20"/>
          <w:szCs w:val="20"/>
          <w:lang w:eastAsia="zh-CN"/>
        </w:rPr>
        <w:t xml:space="preserve">, B., Reinhardt, R., </w:t>
      </w:r>
      <w:proofErr w:type="spellStart"/>
      <w:r w:rsidRPr="00CE6DD4">
        <w:rPr>
          <w:rFonts w:ascii="Arial" w:eastAsia="SimSun" w:hAnsi="Arial" w:cs="Arial"/>
          <w:kern w:val="0"/>
          <w:sz w:val="20"/>
          <w:szCs w:val="20"/>
          <w:lang w:eastAsia="zh-CN"/>
        </w:rPr>
        <w:t>Schmelzer</w:t>
      </w:r>
      <w:proofErr w:type="spellEnd"/>
      <w:r w:rsidRPr="00CE6DD4">
        <w:rPr>
          <w:rFonts w:ascii="Arial" w:eastAsia="SimSun" w:hAnsi="Arial" w:cs="Arial"/>
          <w:kern w:val="0"/>
          <w:sz w:val="20"/>
          <w:szCs w:val="20"/>
          <w:lang w:eastAsia="zh-CN"/>
        </w:rPr>
        <w:t xml:space="preserve">, E., </w:t>
      </w:r>
      <w:proofErr w:type="spellStart"/>
      <w:r w:rsidRPr="00CE6DD4">
        <w:rPr>
          <w:rFonts w:ascii="Arial" w:eastAsia="SimSun" w:hAnsi="Arial" w:cs="Arial"/>
          <w:kern w:val="0"/>
          <w:sz w:val="20"/>
          <w:szCs w:val="20"/>
          <w:lang w:eastAsia="zh-CN"/>
        </w:rPr>
        <w:t>Peplies</w:t>
      </w:r>
      <w:proofErr w:type="spellEnd"/>
      <w:r w:rsidRPr="00CE6DD4">
        <w:rPr>
          <w:rFonts w:ascii="Arial" w:eastAsia="SimSun" w:hAnsi="Arial" w:cs="Arial"/>
          <w:kern w:val="0"/>
          <w:sz w:val="20"/>
          <w:szCs w:val="20"/>
          <w:lang w:eastAsia="zh-CN"/>
        </w:rPr>
        <w:t xml:space="preserve">, J., </w:t>
      </w:r>
      <w:proofErr w:type="spellStart"/>
      <w:r w:rsidRPr="00CE6DD4">
        <w:rPr>
          <w:rFonts w:ascii="Arial" w:eastAsia="SimSun" w:hAnsi="Arial" w:cs="Arial"/>
          <w:kern w:val="0"/>
          <w:sz w:val="20"/>
          <w:szCs w:val="20"/>
          <w:lang w:eastAsia="zh-CN"/>
        </w:rPr>
        <w:t>Gloeckner</w:t>
      </w:r>
      <w:proofErr w:type="spellEnd"/>
      <w:r w:rsidRPr="00CE6DD4">
        <w:rPr>
          <w:rFonts w:ascii="Arial" w:eastAsia="SimSun" w:hAnsi="Arial" w:cs="Arial"/>
          <w:kern w:val="0"/>
          <w:sz w:val="20"/>
          <w:szCs w:val="20"/>
          <w:lang w:eastAsia="zh-CN"/>
        </w:rPr>
        <w:t xml:space="preserve">, F. O., </w:t>
      </w:r>
      <w:proofErr w:type="spellStart"/>
      <w:r w:rsidRPr="00CE6DD4">
        <w:rPr>
          <w:rFonts w:ascii="Arial" w:eastAsia="SimSun" w:hAnsi="Arial" w:cs="Arial"/>
          <w:kern w:val="0"/>
          <w:sz w:val="20"/>
          <w:szCs w:val="20"/>
          <w:lang w:eastAsia="zh-CN"/>
        </w:rPr>
        <w:t>Amann</w:t>
      </w:r>
      <w:proofErr w:type="spellEnd"/>
      <w:r w:rsidRPr="00CE6DD4">
        <w:rPr>
          <w:rFonts w:ascii="Arial" w:eastAsia="SimSun" w:hAnsi="Arial" w:cs="Arial"/>
          <w:kern w:val="0"/>
          <w:sz w:val="20"/>
          <w:szCs w:val="20"/>
          <w:lang w:eastAsia="zh-CN"/>
        </w:rPr>
        <w:t xml:space="preserve">, R., </w:t>
      </w:r>
      <w:proofErr w:type="spellStart"/>
      <w:r w:rsidRPr="00CE6DD4">
        <w:rPr>
          <w:rFonts w:ascii="Arial" w:eastAsia="SimSun" w:hAnsi="Arial" w:cs="Arial"/>
          <w:kern w:val="0"/>
          <w:sz w:val="20"/>
          <w:szCs w:val="20"/>
          <w:lang w:eastAsia="zh-CN"/>
        </w:rPr>
        <w:t>Eickhorst</w:t>
      </w:r>
      <w:proofErr w:type="spellEnd"/>
      <w:r w:rsidRPr="00CE6DD4">
        <w:rPr>
          <w:rFonts w:ascii="Arial" w:eastAsia="SimSun" w:hAnsi="Arial" w:cs="Arial"/>
          <w:kern w:val="0"/>
          <w:sz w:val="20"/>
          <w:szCs w:val="20"/>
          <w:lang w:eastAsia="zh-CN"/>
        </w:rPr>
        <w:t>, T. and Schulze-</w:t>
      </w:r>
      <w:proofErr w:type="spellStart"/>
      <w:r w:rsidRPr="00CE6DD4">
        <w:rPr>
          <w:rFonts w:ascii="Arial" w:eastAsia="SimSun" w:hAnsi="Arial" w:cs="Arial"/>
          <w:kern w:val="0"/>
          <w:sz w:val="20"/>
          <w:szCs w:val="20"/>
          <w:lang w:eastAsia="zh-CN"/>
        </w:rPr>
        <w:t>Lefert</w:t>
      </w:r>
      <w:proofErr w:type="spellEnd"/>
      <w:r w:rsidRPr="00CE6DD4">
        <w:rPr>
          <w:rFonts w:ascii="Arial" w:eastAsia="SimSun" w:hAnsi="Arial" w:cs="Arial"/>
          <w:kern w:val="0"/>
          <w:sz w:val="20"/>
          <w:szCs w:val="20"/>
          <w:lang w:eastAsia="zh-CN"/>
        </w:rPr>
        <w:t xml:space="preserve">, P. (2012). </w:t>
      </w:r>
      <w:hyperlink r:id="rId22" w:history="1">
        <w:r w:rsidRPr="00CE6DD4">
          <w:rPr>
            <w:rStyle w:val="Hyperlink"/>
            <w:rFonts w:ascii="Arial" w:eastAsia="SimSun" w:hAnsi="Arial" w:cs="Arial"/>
            <w:kern w:val="0"/>
            <w:sz w:val="20"/>
            <w:szCs w:val="20"/>
            <w:lang w:eastAsia="zh-CN"/>
          </w:rPr>
          <w:t xml:space="preserve">Revealing structure and assembly cues for </w:t>
        </w:r>
        <w:r w:rsidRPr="00CE6DD4">
          <w:rPr>
            <w:rStyle w:val="Hyperlink"/>
            <w:rFonts w:ascii="Arial" w:eastAsia="SimSun" w:hAnsi="Arial" w:cs="Arial"/>
            <w:i/>
            <w:kern w:val="0"/>
            <w:sz w:val="20"/>
            <w:szCs w:val="20"/>
            <w:lang w:eastAsia="zh-CN"/>
          </w:rPr>
          <w:t>Arabidopsis</w:t>
        </w:r>
        <w:r w:rsidRPr="00CE6DD4">
          <w:rPr>
            <w:rStyle w:val="Hyperlink"/>
            <w:rFonts w:ascii="Arial" w:eastAsia="SimSun" w:hAnsi="Arial" w:cs="Arial"/>
            <w:kern w:val="0"/>
            <w:sz w:val="20"/>
            <w:szCs w:val="20"/>
            <w:lang w:eastAsia="zh-CN"/>
          </w:rPr>
          <w:t xml:space="preserve"> root-inhabiting bacterial microbiota.</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Nature</w:t>
      </w:r>
      <w:r w:rsidRPr="00CE6DD4">
        <w:rPr>
          <w:rFonts w:ascii="Arial" w:eastAsia="SimSun" w:hAnsi="Arial" w:cs="Arial"/>
          <w:kern w:val="0"/>
          <w:sz w:val="20"/>
          <w:szCs w:val="20"/>
          <w:lang w:eastAsia="zh-CN"/>
        </w:rPr>
        <w:t xml:space="preserve"> 488(7409): 91-95.</w:t>
      </w:r>
    </w:p>
    <w:p w14:paraId="1BCBAD69"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Callahan, B. J., </w:t>
      </w:r>
      <w:proofErr w:type="spellStart"/>
      <w:r w:rsidRPr="00CE6DD4">
        <w:rPr>
          <w:rFonts w:ascii="Arial" w:eastAsia="SimSun" w:hAnsi="Arial" w:cs="Arial"/>
          <w:kern w:val="0"/>
          <w:sz w:val="20"/>
          <w:szCs w:val="20"/>
          <w:lang w:eastAsia="zh-CN"/>
        </w:rPr>
        <w:t>Sankaran</w:t>
      </w:r>
      <w:proofErr w:type="spellEnd"/>
      <w:r w:rsidRPr="00CE6DD4">
        <w:rPr>
          <w:rFonts w:ascii="Arial" w:eastAsia="SimSun" w:hAnsi="Arial" w:cs="Arial"/>
          <w:kern w:val="0"/>
          <w:sz w:val="20"/>
          <w:szCs w:val="20"/>
          <w:lang w:eastAsia="zh-CN"/>
        </w:rPr>
        <w:t xml:space="preserve">, K., Fukuyama, J. A., </w:t>
      </w:r>
      <w:proofErr w:type="spellStart"/>
      <w:r w:rsidRPr="00CE6DD4">
        <w:rPr>
          <w:rFonts w:ascii="Arial" w:eastAsia="SimSun" w:hAnsi="Arial" w:cs="Arial"/>
          <w:kern w:val="0"/>
          <w:sz w:val="20"/>
          <w:szCs w:val="20"/>
          <w:lang w:eastAsia="zh-CN"/>
        </w:rPr>
        <w:t>McMurdie</w:t>
      </w:r>
      <w:proofErr w:type="spellEnd"/>
      <w:r w:rsidRPr="00CE6DD4">
        <w:rPr>
          <w:rFonts w:ascii="Arial" w:eastAsia="SimSun" w:hAnsi="Arial" w:cs="Arial"/>
          <w:kern w:val="0"/>
          <w:sz w:val="20"/>
          <w:szCs w:val="20"/>
          <w:lang w:eastAsia="zh-CN"/>
        </w:rPr>
        <w:t xml:space="preserve">, P. J. and Holmes, S. P. (2016). </w:t>
      </w:r>
      <w:hyperlink r:id="rId23" w:history="1">
        <w:r w:rsidRPr="00CE6DD4">
          <w:rPr>
            <w:rStyle w:val="Hyperlink"/>
            <w:rFonts w:ascii="Arial" w:eastAsia="SimSun" w:hAnsi="Arial" w:cs="Arial"/>
            <w:kern w:val="0"/>
            <w:sz w:val="20"/>
            <w:szCs w:val="20"/>
            <w:lang w:eastAsia="zh-CN"/>
          </w:rPr>
          <w:t>Bioconductor workflow for microbiome data analysis: from raw reads to community analyses.</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F1000Res</w:t>
      </w:r>
      <w:r w:rsidRPr="00CE6DD4">
        <w:rPr>
          <w:rFonts w:ascii="Arial" w:eastAsia="SimSun" w:hAnsi="Arial" w:cs="Arial"/>
          <w:kern w:val="0"/>
          <w:sz w:val="20"/>
          <w:szCs w:val="20"/>
          <w:lang w:eastAsia="zh-CN"/>
        </w:rPr>
        <w:t xml:space="preserve"> 5: 1492.</w:t>
      </w:r>
    </w:p>
    <w:p w14:paraId="665F3E92"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Callahan, B. J., </w:t>
      </w:r>
      <w:proofErr w:type="spellStart"/>
      <w:r w:rsidRPr="00CE6DD4">
        <w:rPr>
          <w:rFonts w:ascii="Arial" w:eastAsia="SimSun" w:hAnsi="Arial" w:cs="Arial"/>
          <w:kern w:val="0"/>
          <w:sz w:val="20"/>
          <w:szCs w:val="20"/>
          <w:lang w:eastAsia="zh-CN"/>
        </w:rPr>
        <w:t>McMurdie</w:t>
      </w:r>
      <w:proofErr w:type="spellEnd"/>
      <w:r w:rsidRPr="00CE6DD4">
        <w:rPr>
          <w:rFonts w:ascii="Arial" w:eastAsia="SimSun" w:hAnsi="Arial" w:cs="Arial"/>
          <w:kern w:val="0"/>
          <w:sz w:val="20"/>
          <w:szCs w:val="20"/>
          <w:lang w:eastAsia="zh-CN"/>
        </w:rPr>
        <w:t xml:space="preserve">, P. J., Rosen, M. J., Han, A. W., Johnson, A. J. and Holmes, S. P. (2016). </w:t>
      </w:r>
      <w:hyperlink r:id="rId24" w:history="1">
        <w:r w:rsidRPr="00CE6DD4">
          <w:rPr>
            <w:rStyle w:val="Hyperlink"/>
            <w:rFonts w:ascii="Arial" w:eastAsia="SimSun" w:hAnsi="Arial" w:cs="Arial"/>
            <w:kern w:val="0"/>
            <w:sz w:val="20"/>
            <w:szCs w:val="20"/>
            <w:lang w:eastAsia="zh-CN"/>
          </w:rPr>
          <w:t>DADA2: High-resolution sample inference from Illumina amplicon data.</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Nat Methods</w:t>
      </w:r>
      <w:r w:rsidRPr="00CE6DD4">
        <w:rPr>
          <w:rFonts w:ascii="Arial" w:eastAsia="SimSun" w:hAnsi="Arial" w:cs="Arial"/>
          <w:kern w:val="0"/>
          <w:sz w:val="20"/>
          <w:szCs w:val="20"/>
          <w:lang w:eastAsia="zh-CN"/>
        </w:rPr>
        <w:t xml:space="preserve"> 13(7): 581-583.</w:t>
      </w:r>
    </w:p>
    <w:p w14:paraId="30DBD783"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Caporaso</w:t>
      </w:r>
      <w:proofErr w:type="spellEnd"/>
      <w:r w:rsidRPr="00CE6DD4">
        <w:rPr>
          <w:rFonts w:ascii="Arial" w:eastAsia="SimSun" w:hAnsi="Arial" w:cs="Arial"/>
          <w:kern w:val="0"/>
          <w:sz w:val="20"/>
          <w:szCs w:val="20"/>
          <w:lang w:eastAsia="zh-CN"/>
        </w:rPr>
        <w:t xml:space="preserve">, J. G., </w:t>
      </w:r>
      <w:proofErr w:type="spellStart"/>
      <w:r w:rsidRPr="00CE6DD4">
        <w:rPr>
          <w:rFonts w:ascii="Arial" w:eastAsia="SimSun" w:hAnsi="Arial" w:cs="Arial"/>
          <w:kern w:val="0"/>
          <w:sz w:val="20"/>
          <w:szCs w:val="20"/>
          <w:lang w:eastAsia="zh-CN"/>
        </w:rPr>
        <w:t>Lauber</w:t>
      </w:r>
      <w:proofErr w:type="spellEnd"/>
      <w:r w:rsidRPr="00CE6DD4">
        <w:rPr>
          <w:rFonts w:ascii="Arial" w:eastAsia="SimSun" w:hAnsi="Arial" w:cs="Arial"/>
          <w:kern w:val="0"/>
          <w:sz w:val="20"/>
          <w:szCs w:val="20"/>
          <w:lang w:eastAsia="zh-CN"/>
        </w:rPr>
        <w:t xml:space="preserve">, C. L., Walters, W. A., Berg-Lyons, D., Huntley, J., </w:t>
      </w:r>
      <w:proofErr w:type="spellStart"/>
      <w:r w:rsidRPr="00CE6DD4">
        <w:rPr>
          <w:rFonts w:ascii="Arial" w:eastAsia="SimSun" w:hAnsi="Arial" w:cs="Arial"/>
          <w:kern w:val="0"/>
          <w:sz w:val="20"/>
          <w:szCs w:val="20"/>
          <w:lang w:eastAsia="zh-CN"/>
        </w:rPr>
        <w:t>Fierer</w:t>
      </w:r>
      <w:proofErr w:type="spellEnd"/>
      <w:r w:rsidRPr="00CE6DD4">
        <w:rPr>
          <w:rFonts w:ascii="Arial" w:eastAsia="SimSun" w:hAnsi="Arial" w:cs="Arial"/>
          <w:kern w:val="0"/>
          <w:sz w:val="20"/>
          <w:szCs w:val="20"/>
          <w:lang w:eastAsia="zh-CN"/>
        </w:rPr>
        <w:t xml:space="preserve">, N., Owens, S. M., </w:t>
      </w:r>
      <w:proofErr w:type="spellStart"/>
      <w:r w:rsidRPr="00CE6DD4">
        <w:rPr>
          <w:rFonts w:ascii="Arial" w:eastAsia="SimSun" w:hAnsi="Arial" w:cs="Arial"/>
          <w:kern w:val="0"/>
          <w:sz w:val="20"/>
          <w:szCs w:val="20"/>
          <w:lang w:eastAsia="zh-CN"/>
        </w:rPr>
        <w:t>Betley</w:t>
      </w:r>
      <w:proofErr w:type="spellEnd"/>
      <w:r w:rsidRPr="00CE6DD4">
        <w:rPr>
          <w:rFonts w:ascii="Arial" w:eastAsia="SimSun" w:hAnsi="Arial" w:cs="Arial"/>
          <w:kern w:val="0"/>
          <w:sz w:val="20"/>
          <w:szCs w:val="20"/>
          <w:lang w:eastAsia="zh-CN"/>
        </w:rPr>
        <w:t xml:space="preserve">, J., Fraser, L., Bauer, M., </w:t>
      </w:r>
      <w:proofErr w:type="spellStart"/>
      <w:r w:rsidRPr="00CE6DD4">
        <w:rPr>
          <w:rFonts w:ascii="Arial" w:eastAsia="SimSun" w:hAnsi="Arial" w:cs="Arial"/>
          <w:kern w:val="0"/>
          <w:sz w:val="20"/>
          <w:szCs w:val="20"/>
          <w:lang w:eastAsia="zh-CN"/>
        </w:rPr>
        <w:t>Gormley</w:t>
      </w:r>
      <w:proofErr w:type="spellEnd"/>
      <w:r w:rsidRPr="00CE6DD4">
        <w:rPr>
          <w:rFonts w:ascii="Arial" w:eastAsia="SimSun" w:hAnsi="Arial" w:cs="Arial"/>
          <w:kern w:val="0"/>
          <w:sz w:val="20"/>
          <w:szCs w:val="20"/>
          <w:lang w:eastAsia="zh-CN"/>
        </w:rPr>
        <w:t xml:space="preserve">, N., Gilbert, J. A., Smith, G. and Knight, R. </w:t>
      </w:r>
      <w:r w:rsidRPr="00CE6DD4">
        <w:rPr>
          <w:rFonts w:ascii="Arial" w:eastAsia="SimSun" w:hAnsi="Arial" w:cs="Arial"/>
          <w:kern w:val="0"/>
          <w:sz w:val="20"/>
          <w:szCs w:val="20"/>
          <w:lang w:eastAsia="zh-CN"/>
        </w:rPr>
        <w:lastRenderedPageBreak/>
        <w:t xml:space="preserve">(2012). </w:t>
      </w:r>
      <w:hyperlink r:id="rId25" w:history="1">
        <w:r w:rsidRPr="00CE6DD4">
          <w:rPr>
            <w:rStyle w:val="Hyperlink"/>
            <w:rFonts w:ascii="Arial" w:eastAsia="SimSun" w:hAnsi="Arial" w:cs="Arial"/>
            <w:kern w:val="0"/>
            <w:sz w:val="20"/>
            <w:szCs w:val="20"/>
            <w:lang w:eastAsia="zh-CN"/>
          </w:rPr>
          <w:t>Ultra-high-throughput microbial community analysis on the Illumina HiSeq and MiSeq platforms.</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ISME J</w:t>
      </w:r>
      <w:r w:rsidRPr="00CE6DD4">
        <w:rPr>
          <w:rFonts w:ascii="Arial" w:eastAsia="SimSun" w:hAnsi="Arial" w:cs="Arial"/>
          <w:kern w:val="0"/>
          <w:sz w:val="20"/>
          <w:szCs w:val="20"/>
          <w:lang w:eastAsia="zh-CN"/>
        </w:rPr>
        <w:t xml:space="preserve"> 6(8): 1621-1624.</w:t>
      </w:r>
    </w:p>
    <w:p w14:paraId="2A94CFFC"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Caporaso</w:t>
      </w:r>
      <w:proofErr w:type="spellEnd"/>
      <w:r w:rsidRPr="00CE6DD4">
        <w:rPr>
          <w:rFonts w:ascii="Arial" w:eastAsia="SimSun" w:hAnsi="Arial" w:cs="Arial"/>
          <w:kern w:val="0"/>
          <w:sz w:val="20"/>
          <w:szCs w:val="20"/>
          <w:lang w:eastAsia="zh-CN"/>
        </w:rPr>
        <w:t xml:space="preserve">, J. G., </w:t>
      </w:r>
      <w:proofErr w:type="spellStart"/>
      <w:r w:rsidRPr="00CE6DD4">
        <w:rPr>
          <w:rFonts w:ascii="Arial" w:eastAsia="SimSun" w:hAnsi="Arial" w:cs="Arial"/>
          <w:kern w:val="0"/>
          <w:sz w:val="20"/>
          <w:szCs w:val="20"/>
          <w:lang w:eastAsia="zh-CN"/>
        </w:rPr>
        <w:t>Kuczynski</w:t>
      </w:r>
      <w:proofErr w:type="spellEnd"/>
      <w:r w:rsidRPr="00CE6DD4">
        <w:rPr>
          <w:rFonts w:ascii="Arial" w:eastAsia="SimSun" w:hAnsi="Arial" w:cs="Arial"/>
          <w:kern w:val="0"/>
          <w:sz w:val="20"/>
          <w:szCs w:val="20"/>
          <w:lang w:eastAsia="zh-CN"/>
        </w:rPr>
        <w:t xml:space="preserve">, J., Stombaugh, J., </w:t>
      </w:r>
      <w:proofErr w:type="spellStart"/>
      <w:r w:rsidRPr="00CE6DD4">
        <w:rPr>
          <w:rFonts w:ascii="Arial" w:eastAsia="SimSun" w:hAnsi="Arial" w:cs="Arial"/>
          <w:kern w:val="0"/>
          <w:sz w:val="20"/>
          <w:szCs w:val="20"/>
          <w:lang w:eastAsia="zh-CN"/>
        </w:rPr>
        <w:t>Bittinger</w:t>
      </w:r>
      <w:proofErr w:type="spellEnd"/>
      <w:r w:rsidRPr="00CE6DD4">
        <w:rPr>
          <w:rFonts w:ascii="Arial" w:eastAsia="SimSun" w:hAnsi="Arial" w:cs="Arial"/>
          <w:kern w:val="0"/>
          <w:sz w:val="20"/>
          <w:szCs w:val="20"/>
          <w:lang w:eastAsia="zh-CN"/>
        </w:rPr>
        <w:t xml:space="preserve">, K., Bushman, F. D., Costello, E. K., </w:t>
      </w:r>
      <w:proofErr w:type="spellStart"/>
      <w:r w:rsidRPr="00CE6DD4">
        <w:rPr>
          <w:rFonts w:ascii="Arial" w:eastAsia="SimSun" w:hAnsi="Arial" w:cs="Arial"/>
          <w:kern w:val="0"/>
          <w:sz w:val="20"/>
          <w:szCs w:val="20"/>
          <w:lang w:eastAsia="zh-CN"/>
        </w:rPr>
        <w:t>Fierer</w:t>
      </w:r>
      <w:proofErr w:type="spellEnd"/>
      <w:r w:rsidRPr="00CE6DD4">
        <w:rPr>
          <w:rFonts w:ascii="Arial" w:eastAsia="SimSun" w:hAnsi="Arial" w:cs="Arial"/>
          <w:kern w:val="0"/>
          <w:sz w:val="20"/>
          <w:szCs w:val="20"/>
          <w:lang w:eastAsia="zh-CN"/>
        </w:rPr>
        <w:t xml:space="preserve">, N., Pena, A. G., Goodrich, J. K., Gordon, J. I., </w:t>
      </w:r>
      <w:proofErr w:type="spellStart"/>
      <w:r w:rsidRPr="00CE6DD4">
        <w:rPr>
          <w:rFonts w:ascii="Arial" w:eastAsia="SimSun" w:hAnsi="Arial" w:cs="Arial"/>
          <w:kern w:val="0"/>
          <w:sz w:val="20"/>
          <w:szCs w:val="20"/>
          <w:lang w:eastAsia="zh-CN"/>
        </w:rPr>
        <w:t>Huttley</w:t>
      </w:r>
      <w:proofErr w:type="spellEnd"/>
      <w:r w:rsidRPr="00CE6DD4">
        <w:rPr>
          <w:rFonts w:ascii="Arial" w:eastAsia="SimSun" w:hAnsi="Arial" w:cs="Arial"/>
          <w:kern w:val="0"/>
          <w:sz w:val="20"/>
          <w:szCs w:val="20"/>
          <w:lang w:eastAsia="zh-CN"/>
        </w:rPr>
        <w:t xml:space="preserve">, G. A., Kelley, S. T., Knights, D., Koenig, J. E., Ley, R. E., </w:t>
      </w:r>
      <w:proofErr w:type="spellStart"/>
      <w:r w:rsidRPr="00CE6DD4">
        <w:rPr>
          <w:rFonts w:ascii="Arial" w:eastAsia="SimSun" w:hAnsi="Arial" w:cs="Arial"/>
          <w:kern w:val="0"/>
          <w:sz w:val="20"/>
          <w:szCs w:val="20"/>
          <w:lang w:eastAsia="zh-CN"/>
        </w:rPr>
        <w:t>Lozupone</w:t>
      </w:r>
      <w:proofErr w:type="spellEnd"/>
      <w:r w:rsidRPr="00CE6DD4">
        <w:rPr>
          <w:rFonts w:ascii="Arial" w:eastAsia="SimSun" w:hAnsi="Arial" w:cs="Arial"/>
          <w:kern w:val="0"/>
          <w:sz w:val="20"/>
          <w:szCs w:val="20"/>
          <w:lang w:eastAsia="zh-CN"/>
        </w:rPr>
        <w:t xml:space="preserve">, C. A., McDonald, D., </w:t>
      </w:r>
      <w:proofErr w:type="spellStart"/>
      <w:r w:rsidRPr="00CE6DD4">
        <w:rPr>
          <w:rFonts w:ascii="Arial" w:eastAsia="SimSun" w:hAnsi="Arial" w:cs="Arial"/>
          <w:kern w:val="0"/>
          <w:sz w:val="20"/>
          <w:szCs w:val="20"/>
          <w:lang w:eastAsia="zh-CN"/>
        </w:rPr>
        <w:t>Muegge</w:t>
      </w:r>
      <w:proofErr w:type="spellEnd"/>
      <w:r w:rsidRPr="00CE6DD4">
        <w:rPr>
          <w:rFonts w:ascii="Arial" w:eastAsia="SimSun" w:hAnsi="Arial" w:cs="Arial"/>
          <w:kern w:val="0"/>
          <w:sz w:val="20"/>
          <w:szCs w:val="20"/>
          <w:lang w:eastAsia="zh-CN"/>
        </w:rPr>
        <w:t xml:space="preserve">, B. D., </w:t>
      </w:r>
      <w:proofErr w:type="spellStart"/>
      <w:r w:rsidRPr="00CE6DD4">
        <w:rPr>
          <w:rFonts w:ascii="Arial" w:eastAsia="SimSun" w:hAnsi="Arial" w:cs="Arial"/>
          <w:kern w:val="0"/>
          <w:sz w:val="20"/>
          <w:szCs w:val="20"/>
          <w:lang w:eastAsia="zh-CN"/>
        </w:rPr>
        <w:t>Pirrung</w:t>
      </w:r>
      <w:proofErr w:type="spellEnd"/>
      <w:r w:rsidRPr="00CE6DD4">
        <w:rPr>
          <w:rFonts w:ascii="Arial" w:eastAsia="SimSun" w:hAnsi="Arial" w:cs="Arial"/>
          <w:kern w:val="0"/>
          <w:sz w:val="20"/>
          <w:szCs w:val="20"/>
          <w:lang w:eastAsia="zh-CN"/>
        </w:rPr>
        <w:t xml:space="preserve">, M., Reeder, J., </w:t>
      </w:r>
      <w:proofErr w:type="spellStart"/>
      <w:r w:rsidRPr="00CE6DD4">
        <w:rPr>
          <w:rFonts w:ascii="Arial" w:eastAsia="SimSun" w:hAnsi="Arial" w:cs="Arial"/>
          <w:kern w:val="0"/>
          <w:sz w:val="20"/>
          <w:szCs w:val="20"/>
          <w:lang w:eastAsia="zh-CN"/>
        </w:rPr>
        <w:t>Sevinsky</w:t>
      </w:r>
      <w:proofErr w:type="spellEnd"/>
      <w:r w:rsidRPr="00CE6DD4">
        <w:rPr>
          <w:rFonts w:ascii="Arial" w:eastAsia="SimSun" w:hAnsi="Arial" w:cs="Arial"/>
          <w:kern w:val="0"/>
          <w:sz w:val="20"/>
          <w:szCs w:val="20"/>
          <w:lang w:eastAsia="zh-CN"/>
        </w:rPr>
        <w:t xml:space="preserve">, J. R., </w:t>
      </w:r>
      <w:proofErr w:type="spellStart"/>
      <w:r w:rsidRPr="00CE6DD4">
        <w:rPr>
          <w:rFonts w:ascii="Arial" w:eastAsia="SimSun" w:hAnsi="Arial" w:cs="Arial"/>
          <w:kern w:val="0"/>
          <w:sz w:val="20"/>
          <w:szCs w:val="20"/>
          <w:lang w:eastAsia="zh-CN"/>
        </w:rPr>
        <w:t>Turnbaugh</w:t>
      </w:r>
      <w:proofErr w:type="spellEnd"/>
      <w:r w:rsidRPr="00CE6DD4">
        <w:rPr>
          <w:rFonts w:ascii="Arial" w:eastAsia="SimSun" w:hAnsi="Arial" w:cs="Arial"/>
          <w:kern w:val="0"/>
          <w:sz w:val="20"/>
          <w:szCs w:val="20"/>
          <w:lang w:eastAsia="zh-CN"/>
        </w:rPr>
        <w:t xml:space="preserve">, P. J., Walters, W. A., </w:t>
      </w:r>
      <w:proofErr w:type="spellStart"/>
      <w:r w:rsidRPr="00CE6DD4">
        <w:rPr>
          <w:rFonts w:ascii="Arial" w:eastAsia="SimSun" w:hAnsi="Arial" w:cs="Arial"/>
          <w:kern w:val="0"/>
          <w:sz w:val="20"/>
          <w:szCs w:val="20"/>
          <w:lang w:eastAsia="zh-CN"/>
        </w:rPr>
        <w:t>Widmann</w:t>
      </w:r>
      <w:proofErr w:type="spellEnd"/>
      <w:r w:rsidRPr="00CE6DD4">
        <w:rPr>
          <w:rFonts w:ascii="Arial" w:eastAsia="SimSun" w:hAnsi="Arial" w:cs="Arial"/>
          <w:kern w:val="0"/>
          <w:sz w:val="20"/>
          <w:szCs w:val="20"/>
          <w:lang w:eastAsia="zh-CN"/>
        </w:rPr>
        <w:t xml:space="preserve">, J., </w:t>
      </w:r>
      <w:proofErr w:type="spellStart"/>
      <w:r w:rsidRPr="00CE6DD4">
        <w:rPr>
          <w:rFonts w:ascii="Arial" w:eastAsia="SimSun" w:hAnsi="Arial" w:cs="Arial"/>
          <w:kern w:val="0"/>
          <w:sz w:val="20"/>
          <w:szCs w:val="20"/>
          <w:lang w:eastAsia="zh-CN"/>
        </w:rPr>
        <w:t>Yatsunenko</w:t>
      </w:r>
      <w:proofErr w:type="spellEnd"/>
      <w:r w:rsidRPr="00CE6DD4">
        <w:rPr>
          <w:rFonts w:ascii="Arial" w:eastAsia="SimSun" w:hAnsi="Arial" w:cs="Arial"/>
          <w:kern w:val="0"/>
          <w:sz w:val="20"/>
          <w:szCs w:val="20"/>
          <w:lang w:eastAsia="zh-CN"/>
        </w:rPr>
        <w:t xml:space="preserve">, T., </w:t>
      </w:r>
      <w:proofErr w:type="spellStart"/>
      <w:r w:rsidRPr="00CE6DD4">
        <w:rPr>
          <w:rFonts w:ascii="Arial" w:eastAsia="SimSun" w:hAnsi="Arial" w:cs="Arial"/>
          <w:kern w:val="0"/>
          <w:sz w:val="20"/>
          <w:szCs w:val="20"/>
          <w:lang w:eastAsia="zh-CN"/>
        </w:rPr>
        <w:t>Zaneveld</w:t>
      </w:r>
      <w:proofErr w:type="spellEnd"/>
      <w:r w:rsidRPr="00CE6DD4">
        <w:rPr>
          <w:rFonts w:ascii="Arial" w:eastAsia="SimSun" w:hAnsi="Arial" w:cs="Arial"/>
          <w:kern w:val="0"/>
          <w:sz w:val="20"/>
          <w:szCs w:val="20"/>
          <w:lang w:eastAsia="zh-CN"/>
        </w:rPr>
        <w:t xml:space="preserve">, J. and Knight, R. (2010). </w:t>
      </w:r>
      <w:hyperlink r:id="rId26" w:history="1">
        <w:r w:rsidRPr="00CE6DD4">
          <w:rPr>
            <w:rStyle w:val="Hyperlink"/>
            <w:rFonts w:ascii="Arial" w:eastAsia="SimSun" w:hAnsi="Arial" w:cs="Arial"/>
            <w:kern w:val="0"/>
            <w:sz w:val="20"/>
            <w:szCs w:val="20"/>
            <w:lang w:eastAsia="zh-CN"/>
          </w:rPr>
          <w:t>QIIME allows analysis of high-throughput community sequencing data.</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Nat Methods</w:t>
      </w:r>
      <w:r w:rsidRPr="00CE6DD4">
        <w:rPr>
          <w:rFonts w:ascii="Arial" w:eastAsia="SimSun" w:hAnsi="Arial" w:cs="Arial"/>
          <w:kern w:val="0"/>
          <w:sz w:val="20"/>
          <w:szCs w:val="20"/>
          <w:lang w:eastAsia="zh-CN"/>
        </w:rPr>
        <w:t xml:space="preserve"> 7(5): 335-336.</w:t>
      </w:r>
    </w:p>
    <w:p w14:paraId="59074534"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DeSantis, T. Z., </w:t>
      </w:r>
      <w:proofErr w:type="spellStart"/>
      <w:r w:rsidRPr="00CE6DD4">
        <w:rPr>
          <w:rFonts w:ascii="Arial" w:eastAsia="SimSun" w:hAnsi="Arial" w:cs="Arial"/>
          <w:kern w:val="0"/>
          <w:sz w:val="20"/>
          <w:szCs w:val="20"/>
          <w:lang w:eastAsia="zh-CN"/>
        </w:rPr>
        <w:t>Hugenholtz</w:t>
      </w:r>
      <w:proofErr w:type="spellEnd"/>
      <w:r w:rsidRPr="00CE6DD4">
        <w:rPr>
          <w:rFonts w:ascii="Arial" w:eastAsia="SimSun" w:hAnsi="Arial" w:cs="Arial"/>
          <w:kern w:val="0"/>
          <w:sz w:val="20"/>
          <w:szCs w:val="20"/>
          <w:lang w:eastAsia="zh-CN"/>
        </w:rPr>
        <w:t xml:space="preserve">, P., Larsen, N., Rojas, M., Brodie, E. L., Keller, K., Huber, T., </w:t>
      </w:r>
      <w:proofErr w:type="spellStart"/>
      <w:r w:rsidRPr="00CE6DD4">
        <w:rPr>
          <w:rFonts w:ascii="Arial" w:eastAsia="SimSun" w:hAnsi="Arial" w:cs="Arial"/>
          <w:kern w:val="0"/>
          <w:sz w:val="20"/>
          <w:szCs w:val="20"/>
          <w:lang w:eastAsia="zh-CN"/>
        </w:rPr>
        <w:t>Dalevi</w:t>
      </w:r>
      <w:proofErr w:type="spellEnd"/>
      <w:r w:rsidRPr="00CE6DD4">
        <w:rPr>
          <w:rFonts w:ascii="Arial" w:eastAsia="SimSun" w:hAnsi="Arial" w:cs="Arial"/>
          <w:kern w:val="0"/>
          <w:sz w:val="20"/>
          <w:szCs w:val="20"/>
          <w:lang w:eastAsia="zh-CN"/>
        </w:rPr>
        <w:t xml:space="preserve">, D., Hu, P. and Andersen, G. L. (2006). </w:t>
      </w:r>
      <w:hyperlink r:id="rId27" w:history="1">
        <w:r w:rsidRPr="00CE6DD4">
          <w:rPr>
            <w:rStyle w:val="Hyperlink"/>
            <w:rFonts w:ascii="Arial" w:eastAsia="SimSun" w:hAnsi="Arial" w:cs="Arial"/>
            <w:kern w:val="0"/>
            <w:sz w:val="20"/>
            <w:szCs w:val="20"/>
            <w:lang w:eastAsia="zh-CN"/>
          </w:rPr>
          <w:t>Greengenes, a chimera-checked 16S rRNA gene database and workbench compatible with ARB.</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Appl</w:t>
      </w:r>
      <w:proofErr w:type="spellEnd"/>
      <w:r w:rsidRPr="00CE6DD4">
        <w:rPr>
          <w:rFonts w:ascii="Arial" w:eastAsia="SimSun" w:hAnsi="Arial" w:cs="Arial"/>
          <w:i/>
          <w:iCs/>
          <w:kern w:val="0"/>
          <w:sz w:val="20"/>
          <w:szCs w:val="20"/>
          <w:lang w:eastAsia="zh-CN"/>
        </w:rPr>
        <w:t xml:space="preserve"> Environ </w:t>
      </w:r>
      <w:proofErr w:type="spellStart"/>
      <w:r w:rsidRPr="00CE6DD4">
        <w:rPr>
          <w:rFonts w:ascii="Arial" w:eastAsia="SimSun" w:hAnsi="Arial" w:cs="Arial"/>
          <w:i/>
          <w:iCs/>
          <w:kern w:val="0"/>
          <w:sz w:val="20"/>
          <w:szCs w:val="20"/>
          <w:lang w:eastAsia="zh-CN"/>
        </w:rPr>
        <w:t>Microbiol</w:t>
      </w:r>
      <w:proofErr w:type="spellEnd"/>
      <w:r w:rsidRPr="00CE6DD4">
        <w:rPr>
          <w:rFonts w:ascii="Arial" w:eastAsia="SimSun" w:hAnsi="Arial" w:cs="Arial"/>
          <w:kern w:val="0"/>
          <w:sz w:val="20"/>
          <w:szCs w:val="20"/>
          <w:lang w:eastAsia="zh-CN"/>
        </w:rPr>
        <w:t xml:space="preserve"> 72(7): 5069-5072.</w:t>
      </w:r>
    </w:p>
    <w:p w14:paraId="7CE787E4"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Duvallet</w:t>
      </w:r>
      <w:proofErr w:type="spellEnd"/>
      <w:r w:rsidRPr="00CE6DD4">
        <w:rPr>
          <w:rFonts w:ascii="Arial" w:eastAsia="SimSun" w:hAnsi="Arial" w:cs="Arial"/>
          <w:kern w:val="0"/>
          <w:sz w:val="20"/>
          <w:szCs w:val="20"/>
          <w:lang w:eastAsia="zh-CN"/>
        </w:rPr>
        <w:t xml:space="preserve">, C., Gibbons, S. M., </w:t>
      </w:r>
      <w:proofErr w:type="spellStart"/>
      <w:r w:rsidRPr="00CE6DD4">
        <w:rPr>
          <w:rFonts w:ascii="Arial" w:eastAsia="SimSun" w:hAnsi="Arial" w:cs="Arial"/>
          <w:kern w:val="0"/>
          <w:sz w:val="20"/>
          <w:szCs w:val="20"/>
          <w:lang w:eastAsia="zh-CN"/>
        </w:rPr>
        <w:t>Gurry</w:t>
      </w:r>
      <w:proofErr w:type="spellEnd"/>
      <w:r w:rsidRPr="00CE6DD4">
        <w:rPr>
          <w:rFonts w:ascii="Arial" w:eastAsia="SimSun" w:hAnsi="Arial" w:cs="Arial"/>
          <w:kern w:val="0"/>
          <w:sz w:val="20"/>
          <w:szCs w:val="20"/>
          <w:lang w:eastAsia="zh-CN"/>
        </w:rPr>
        <w:t xml:space="preserve">, T., Irizarry, R. A. and </w:t>
      </w:r>
      <w:proofErr w:type="spellStart"/>
      <w:r w:rsidRPr="00CE6DD4">
        <w:rPr>
          <w:rFonts w:ascii="Arial" w:eastAsia="SimSun" w:hAnsi="Arial" w:cs="Arial"/>
          <w:kern w:val="0"/>
          <w:sz w:val="20"/>
          <w:szCs w:val="20"/>
          <w:lang w:eastAsia="zh-CN"/>
        </w:rPr>
        <w:t>Alm</w:t>
      </w:r>
      <w:proofErr w:type="spellEnd"/>
      <w:r w:rsidRPr="00CE6DD4">
        <w:rPr>
          <w:rFonts w:ascii="Arial" w:eastAsia="SimSun" w:hAnsi="Arial" w:cs="Arial"/>
          <w:kern w:val="0"/>
          <w:sz w:val="20"/>
          <w:szCs w:val="20"/>
          <w:lang w:eastAsia="zh-CN"/>
        </w:rPr>
        <w:t xml:space="preserve">, E. J. (2017). </w:t>
      </w:r>
      <w:hyperlink r:id="rId28" w:history="1">
        <w:r w:rsidRPr="00CE6DD4">
          <w:rPr>
            <w:rStyle w:val="Hyperlink"/>
            <w:rFonts w:ascii="Arial" w:eastAsia="SimSun" w:hAnsi="Arial" w:cs="Arial"/>
            <w:kern w:val="0"/>
            <w:sz w:val="20"/>
            <w:szCs w:val="20"/>
            <w:lang w:eastAsia="zh-CN"/>
          </w:rPr>
          <w:t>Meta-analysis of gut microbiome studies identifies disease-specific and shared responses.</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 xml:space="preserve">Nat </w:t>
      </w:r>
      <w:proofErr w:type="spellStart"/>
      <w:r w:rsidRPr="00CE6DD4">
        <w:rPr>
          <w:rFonts w:ascii="Arial" w:eastAsia="SimSun" w:hAnsi="Arial" w:cs="Arial"/>
          <w:i/>
          <w:iCs/>
          <w:kern w:val="0"/>
          <w:sz w:val="20"/>
          <w:szCs w:val="20"/>
          <w:lang w:eastAsia="zh-CN"/>
        </w:rPr>
        <w:t>Commun</w:t>
      </w:r>
      <w:proofErr w:type="spellEnd"/>
      <w:r w:rsidRPr="00CE6DD4">
        <w:rPr>
          <w:rFonts w:ascii="Arial" w:eastAsia="SimSun" w:hAnsi="Arial" w:cs="Arial"/>
          <w:kern w:val="0"/>
          <w:sz w:val="20"/>
          <w:szCs w:val="20"/>
          <w:lang w:eastAsia="zh-CN"/>
        </w:rPr>
        <w:t xml:space="preserve"> 8(1): 1784.</w:t>
      </w:r>
    </w:p>
    <w:p w14:paraId="518CEA2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Edwards, J., Johnson, C., Santos-Medellin, C., Lurie, E., </w:t>
      </w:r>
      <w:proofErr w:type="spellStart"/>
      <w:r w:rsidRPr="00CE6DD4">
        <w:rPr>
          <w:rFonts w:ascii="Arial" w:eastAsia="SimSun" w:hAnsi="Arial" w:cs="Arial"/>
          <w:kern w:val="0"/>
          <w:sz w:val="20"/>
          <w:szCs w:val="20"/>
          <w:lang w:eastAsia="zh-CN"/>
        </w:rPr>
        <w:t>Podishetty</w:t>
      </w:r>
      <w:proofErr w:type="spellEnd"/>
      <w:r w:rsidRPr="00CE6DD4">
        <w:rPr>
          <w:rFonts w:ascii="Arial" w:eastAsia="SimSun" w:hAnsi="Arial" w:cs="Arial"/>
          <w:kern w:val="0"/>
          <w:sz w:val="20"/>
          <w:szCs w:val="20"/>
          <w:lang w:eastAsia="zh-CN"/>
        </w:rPr>
        <w:t xml:space="preserve">, N. K., Bhatnagar, S., </w:t>
      </w:r>
      <w:proofErr w:type="spellStart"/>
      <w:r w:rsidRPr="00CE6DD4">
        <w:rPr>
          <w:rFonts w:ascii="Arial" w:eastAsia="SimSun" w:hAnsi="Arial" w:cs="Arial"/>
          <w:kern w:val="0"/>
          <w:sz w:val="20"/>
          <w:szCs w:val="20"/>
          <w:lang w:eastAsia="zh-CN"/>
        </w:rPr>
        <w:t>Eisen</w:t>
      </w:r>
      <w:proofErr w:type="spellEnd"/>
      <w:r w:rsidRPr="00CE6DD4">
        <w:rPr>
          <w:rFonts w:ascii="Arial" w:eastAsia="SimSun" w:hAnsi="Arial" w:cs="Arial"/>
          <w:kern w:val="0"/>
          <w:sz w:val="20"/>
          <w:szCs w:val="20"/>
          <w:lang w:eastAsia="zh-CN"/>
        </w:rPr>
        <w:t xml:space="preserve">, J. A. and Sundaresan, V. (2015). </w:t>
      </w:r>
      <w:hyperlink r:id="rId29" w:history="1">
        <w:r w:rsidRPr="00CE6DD4">
          <w:rPr>
            <w:rStyle w:val="Hyperlink"/>
            <w:rFonts w:ascii="Arial" w:eastAsia="SimSun" w:hAnsi="Arial" w:cs="Arial"/>
            <w:kern w:val="0"/>
            <w:sz w:val="20"/>
            <w:szCs w:val="20"/>
            <w:lang w:eastAsia="zh-CN"/>
          </w:rPr>
          <w:t>Structure, variation, and assembly of the root-associated microbiomes of rice.</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 xml:space="preserve">Proc Natl </w:t>
      </w:r>
      <w:proofErr w:type="spellStart"/>
      <w:r w:rsidRPr="00CE6DD4">
        <w:rPr>
          <w:rFonts w:ascii="Arial" w:eastAsia="SimSun" w:hAnsi="Arial" w:cs="Arial"/>
          <w:i/>
          <w:iCs/>
          <w:kern w:val="0"/>
          <w:sz w:val="20"/>
          <w:szCs w:val="20"/>
          <w:lang w:eastAsia="zh-CN"/>
        </w:rPr>
        <w:t>Acad</w:t>
      </w:r>
      <w:proofErr w:type="spellEnd"/>
      <w:r w:rsidRPr="00CE6DD4">
        <w:rPr>
          <w:rFonts w:ascii="Arial" w:eastAsia="SimSun" w:hAnsi="Arial" w:cs="Arial"/>
          <w:i/>
          <w:iCs/>
          <w:kern w:val="0"/>
          <w:sz w:val="20"/>
          <w:szCs w:val="20"/>
          <w:lang w:eastAsia="zh-CN"/>
        </w:rPr>
        <w:t xml:space="preserve"> </w:t>
      </w:r>
      <w:proofErr w:type="spellStart"/>
      <w:r w:rsidRPr="00CE6DD4">
        <w:rPr>
          <w:rFonts w:ascii="Arial" w:eastAsia="SimSun" w:hAnsi="Arial" w:cs="Arial"/>
          <w:i/>
          <w:iCs/>
          <w:kern w:val="0"/>
          <w:sz w:val="20"/>
          <w:szCs w:val="20"/>
          <w:lang w:eastAsia="zh-CN"/>
        </w:rPr>
        <w:t>Sci</w:t>
      </w:r>
      <w:proofErr w:type="spellEnd"/>
      <w:r w:rsidRPr="00CE6DD4">
        <w:rPr>
          <w:rFonts w:ascii="Arial" w:eastAsia="SimSun" w:hAnsi="Arial" w:cs="Arial"/>
          <w:i/>
          <w:iCs/>
          <w:kern w:val="0"/>
          <w:sz w:val="20"/>
          <w:szCs w:val="20"/>
          <w:lang w:eastAsia="zh-CN"/>
        </w:rPr>
        <w:t xml:space="preserve"> U S A</w:t>
      </w:r>
      <w:r w:rsidRPr="00CE6DD4">
        <w:rPr>
          <w:rFonts w:ascii="Arial" w:eastAsia="SimSun" w:hAnsi="Arial" w:cs="Arial"/>
          <w:kern w:val="0"/>
          <w:sz w:val="20"/>
          <w:szCs w:val="20"/>
          <w:lang w:eastAsia="zh-CN"/>
        </w:rPr>
        <w:t xml:space="preserve"> 112(8): E911-920.</w:t>
      </w:r>
    </w:p>
    <w:p w14:paraId="7171CB9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Edwards, J. A., Santos-Medellin, C. M., </w:t>
      </w:r>
      <w:proofErr w:type="spellStart"/>
      <w:r w:rsidRPr="00CE6DD4">
        <w:rPr>
          <w:rFonts w:ascii="Arial" w:eastAsia="SimSun" w:hAnsi="Arial" w:cs="Arial"/>
          <w:kern w:val="0"/>
          <w:sz w:val="20"/>
          <w:szCs w:val="20"/>
          <w:lang w:eastAsia="zh-CN"/>
        </w:rPr>
        <w:t>Liechty</w:t>
      </w:r>
      <w:proofErr w:type="spellEnd"/>
      <w:r w:rsidRPr="00CE6DD4">
        <w:rPr>
          <w:rFonts w:ascii="Arial" w:eastAsia="SimSun" w:hAnsi="Arial" w:cs="Arial"/>
          <w:kern w:val="0"/>
          <w:sz w:val="20"/>
          <w:szCs w:val="20"/>
          <w:lang w:eastAsia="zh-CN"/>
        </w:rPr>
        <w:t xml:space="preserve">, Z. S., Nguyen, B., Lurie, E., Eason, S., Phillips, G. and Sundaresan, V. (2018). </w:t>
      </w:r>
      <w:hyperlink r:id="rId30" w:history="1">
        <w:r w:rsidRPr="00CE6DD4">
          <w:rPr>
            <w:rStyle w:val="Hyperlink"/>
            <w:rFonts w:ascii="Arial" w:eastAsia="SimSun" w:hAnsi="Arial" w:cs="Arial"/>
            <w:kern w:val="0"/>
            <w:sz w:val="20"/>
            <w:szCs w:val="20"/>
            <w:lang w:eastAsia="zh-CN"/>
          </w:rPr>
          <w:t>Compositional shifts in root-associated bacterial and archaeal microbiota track the plant life cycle in field-grown rice.</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PLoS</w:t>
      </w:r>
      <w:proofErr w:type="spellEnd"/>
      <w:r w:rsidRPr="00CE6DD4">
        <w:rPr>
          <w:rFonts w:ascii="Arial" w:eastAsia="SimSun" w:hAnsi="Arial" w:cs="Arial"/>
          <w:i/>
          <w:iCs/>
          <w:kern w:val="0"/>
          <w:sz w:val="20"/>
          <w:szCs w:val="20"/>
          <w:lang w:eastAsia="zh-CN"/>
        </w:rPr>
        <w:t xml:space="preserve"> </w:t>
      </w:r>
      <w:proofErr w:type="spellStart"/>
      <w:r w:rsidRPr="00CE6DD4">
        <w:rPr>
          <w:rFonts w:ascii="Arial" w:eastAsia="SimSun" w:hAnsi="Arial" w:cs="Arial"/>
          <w:i/>
          <w:iCs/>
          <w:kern w:val="0"/>
          <w:sz w:val="20"/>
          <w:szCs w:val="20"/>
          <w:lang w:eastAsia="zh-CN"/>
        </w:rPr>
        <w:t>Biol</w:t>
      </w:r>
      <w:proofErr w:type="spellEnd"/>
      <w:r w:rsidRPr="00CE6DD4">
        <w:rPr>
          <w:rFonts w:ascii="Arial" w:eastAsia="SimSun" w:hAnsi="Arial" w:cs="Arial"/>
          <w:kern w:val="0"/>
          <w:sz w:val="20"/>
          <w:szCs w:val="20"/>
          <w:lang w:eastAsia="zh-CN"/>
        </w:rPr>
        <w:t xml:space="preserve"> 16(2): e2003862.</w:t>
      </w:r>
    </w:p>
    <w:p w14:paraId="127E1FC3"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Edgar, R. C. (2010). </w:t>
      </w:r>
      <w:hyperlink r:id="rId31" w:history="1">
        <w:r w:rsidRPr="00CE6DD4">
          <w:rPr>
            <w:rStyle w:val="Hyperlink"/>
            <w:rFonts w:ascii="Arial" w:eastAsia="SimSun" w:hAnsi="Arial" w:cs="Arial"/>
            <w:kern w:val="0"/>
            <w:sz w:val="20"/>
            <w:szCs w:val="20"/>
            <w:lang w:eastAsia="zh-CN"/>
          </w:rPr>
          <w:t>Search and clustering orders of magnitude faster than BLAST.</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Bioinformatics</w:t>
      </w:r>
      <w:r w:rsidRPr="00CE6DD4">
        <w:rPr>
          <w:rFonts w:ascii="Arial" w:eastAsia="SimSun" w:hAnsi="Arial" w:cs="Arial"/>
          <w:kern w:val="0"/>
          <w:sz w:val="20"/>
          <w:szCs w:val="20"/>
          <w:lang w:eastAsia="zh-CN"/>
        </w:rPr>
        <w:t xml:space="preserve"> 26(19): 2460-2461.</w:t>
      </w:r>
    </w:p>
    <w:p w14:paraId="4E1BCCE1"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Finkel</w:t>
      </w:r>
      <w:proofErr w:type="spellEnd"/>
      <w:r w:rsidRPr="00CE6DD4">
        <w:rPr>
          <w:rFonts w:ascii="Arial" w:eastAsia="SimSun" w:hAnsi="Arial" w:cs="Arial"/>
          <w:kern w:val="0"/>
          <w:sz w:val="20"/>
          <w:szCs w:val="20"/>
          <w:lang w:eastAsia="zh-CN"/>
        </w:rPr>
        <w:t xml:space="preserve">, O. M., </w:t>
      </w:r>
      <w:proofErr w:type="spellStart"/>
      <w:r w:rsidRPr="00CE6DD4">
        <w:rPr>
          <w:rFonts w:ascii="Arial" w:eastAsia="SimSun" w:hAnsi="Arial" w:cs="Arial"/>
          <w:kern w:val="0"/>
          <w:sz w:val="20"/>
          <w:szCs w:val="20"/>
          <w:lang w:eastAsia="zh-CN"/>
        </w:rPr>
        <w:t>Castrillo</w:t>
      </w:r>
      <w:proofErr w:type="spellEnd"/>
      <w:r w:rsidRPr="00CE6DD4">
        <w:rPr>
          <w:rFonts w:ascii="Arial" w:eastAsia="SimSun" w:hAnsi="Arial" w:cs="Arial"/>
          <w:kern w:val="0"/>
          <w:sz w:val="20"/>
          <w:szCs w:val="20"/>
          <w:lang w:eastAsia="zh-CN"/>
        </w:rPr>
        <w:t xml:space="preserve">, G., Herrera Paredes, S., Salas Gonzalez, I. and Dangl, J. L. (2017). </w:t>
      </w:r>
      <w:hyperlink r:id="rId32" w:history="1">
        <w:r w:rsidRPr="00CE6DD4">
          <w:rPr>
            <w:rStyle w:val="Hyperlink"/>
            <w:rFonts w:ascii="Arial" w:eastAsia="SimSun" w:hAnsi="Arial" w:cs="Arial"/>
            <w:kern w:val="0"/>
            <w:sz w:val="20"/>
            <w:szCs w:val="20"/>
            <w:lang w:eastAsia="zh-CN"/>
          </w:rPr>
          <w:t>Understanding and exploiting plant beneficial microbes.</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Curr</w:t>
      </w:r>
      <w:proofErr w:type="spellEnd"/>
      <w:r w:rsidRPr="00CE6DD4">
        <w:rPr>
          <w:rFonts w:ascii="Arial" w:eastAsia="SimSun" w:hAnsi="Arial" w:cs="Arial"/>
          <w:i/>
          <w:iCs/>
          <w:kern w:val="0"/>
          <w:sz w:val="20"/>
          <w:szCs w:val="20"/>
          <w:lang w:eastAsia="zh-CN"/>
        </w:rPr>
        <w:t xml:space="preserve"> </w:t>
      </w:r>
      <w:proofErr w:type="spellStart"/>
      <w:r w:rsidRPr="00CE6DD4">
        <w:rPr>
          <w:rFonts w:ascii="Arial" w:eastAsia="SimSun" w:hAnsi="Arial" w:cs="Arial"/>
          <w:i/>
          <w:iCs/>
          <w:kern w:val="0"/>
          <w:sz w:val="20"/>
          <w:szCs w:val="20"/>
          <w:lang w:eastAsia="zh-CN"/>
        </w:rPr>
        <w:t>Opin</w:t>
      </w:r>
      <w:proofErr w:type="spellEnd"/>
      <w:r w:rsidRPr="00CE6DD4">
        <w:rPr>
          <w:rFonts w:ascii="Arial" w:eastAsia="SimSun" w:hAnsi="Arial" w:cs="Arial"/>
          <w:i/>
          <w:iCs/>
          <w:kern w:val="0"/>
          <w:sz w:val="20"/>
          <w:szCs w:val="20"/>
          <w:lang w:eastAsia="zh-CN"/>
        </w:rPr>
        <w:t xml:space="preserve"> Plant </w:t>
      </w:r>
      <w:proofErr w:type="spellStart"/>
      <w:r w:rsidRPr="00CE6DD4">
        <w:rPr>
          <w:rFonts w:ascii="Arial" w:eastAsia="SimSun" w:hAnsi="Arial" w:cs="Arial"/>
          <w:i/>
          <w:iCs/>
          <w:kern w:val="0"/>
          <w:sz w:val="20"/>
          <w:szCs w:val="20"/>
          <w:lang w:eastAsia="zh-CN"/>
        </w:rPr>
        <w:t>Biol</w:t>
      </w:r>
      <w:proofErr w:type="spellEnd"/>
      <w:r w:rsidRPr="00CE6DD4">
        <w:rPr>
          <w:rFonts w:ascii="Arial" w:eastAsia="SimSun" w:hAnsi="Arial" w:cs="Arial"/>
          <w:kern w:val="0"/>
          <w:sz w:val="20"/>
          <w:szCs w:val="20"/>
          <w:lang w:eastAsia="zh-CN"/>
        </w:rPr>
        <w:t xml:space="preserve"> 38: 155-163.</w:t>
      </w:r>
    </w:p>
    <w:p w14:paraId="5F4A48E1"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Langmead, B. and </w:t>
      </w:r>
      <w:proofErr w:type="spellStart"/>
      <w:r w:rsidRPr="00CE6DD4">
        <w:rPr>
          <w:rFonts w:ascii="Arial" w:eastAsia="SimSun" w:hAnsi="Arial" w:cs="Arial"/>
          <w:kern w:val="0"/>
          <w:sz w:val="20"/>
          <w:szCs w:val="20"/>
          <w:lang w:eastAsia="zh-CN"/>
        </w:rPr>
        <w:t>Salzberg</w:t>
      </w:r>
      <w:proofErr w:type="spellEnd"/>
      <w:r w:rsidRPr="00CE6DD4">
        <w:rPr>
          <w:rFonts w:ascii="Arial" w:eastAsia="SimSun" w:hAnsi="Arial" w:cs="Arial"/>
          <w:kern w:val="0"/>
          <w:sz w:val="20"/>
          <w:szCs w:val="20"/>
          <w:lang w:eastAsia="zh-CN"/>
        </w:rPr>
        <w:t xml:space="preserve">, S. L. (2012). </w:t>
      </w:r>
      <w:hyperlink r:id="rId33" w:history="1">
        <w:r w:rsidRPr="00CE6DD4">
          <w:rPr>
            <w:rStyle w:val="Hyperlink"/>
            <w:rFonts w:ascii="Arial" w:eastAsia="SimSun" w:hAnsi="Arial" w:cs="Arial"/>
            <w:kern w:val="0"/>
            <w:sz w:val="20"/>
            <w:szCs w:val="20"/>
            <w:lang w:eastAsia="zh-CN"/>
          </w:rPr>
          <w:t>Fast gapped-read alignment with Bowtie 2.</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Nat Methods</w:t>
      </w:r>
      <w:r w:rsidRPr="00CE6DD4">
        <w:rPr>
          <w:rFonts w:ascii="Arial" w:eastAsia="SimSun" w:hAnsi="Arial" w:cs="Arial"/>
          <w:kern w:val="0"/>
          <w:sz w:val="20"/>
          <w:szCs w:val="20"/>
          <w:lang w:eastAsia="zh-CN"/>
        </w:rPr>
        <w:t xml:space="preserve"> 9(4): 357-359.</w:t>
      </w:r>
    </w:p>
    <w:p w14:paraId="3FDABBAD"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Lozupone</w:t>
      </w:r>
      <w:proofErr w:type="spellEnd"/>
      <w:r w:rsidRPr="00CE6DD4">
        <w:rPr>
          <w:rFonts w:ascii="Arial" w:eastAsia="SimSun" w:hAnsi="Arial" w:cs="Arial"/>
          <w:kern w:val="0"/>
          <w:sz w:val="20"/>
          <w:szCs w:val="20"/>
          <w:lang w:eastAsia="zh-CN"/>
        </w:rPr>
        <w:t xml:space="preserve">, C. and Knight, R. (2005). </w:t>
      </w:r>
      <w:hyperlink r:id="rId34" w:history="1">
        <w:r w:rsidRPr="00CE6DD4">
          <w:rPr>
            <w:rStyle w:val="Hyperlink"/>
            <w:rFonts w:ascii="Arial" w:eastAsia="SimSun" w:hAnsi="Arial" w:cs="Arial"/>
            <w:kern w:val="0"/>
            <w:sz w:val="20"/>
            <w:szCs w:val="20"/>
            <w:lang w:eastAsia="zh-CN"/>
          </w:rPr>
          <w:t>UniFrac: a new phylogenetic method for comparing microbial communities.</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Appl</w:t>
      </w:r>
      <w:proofErr w:type="spellEnd"/>
      <w:r w:rsidRPr="00CE6DD4">
        <w:rPr>
          <w:rFonts w:ascii="Arial" w:eastAsia="SimSun" w:hAnsi="Arial" w:cs="Arial"/>
          <w:i/>
          <w:iCs/>
          <w:kern w:val="0"/>
          <w:sz w:val="20"/>
          <w:szCs w:val="20"/>
          <w:lang w:eastAsia="zh-CN"/>
        </w:rPr>
        <w:t xml:space="preserve"> Environ </w:t>
      </w:r>
      <w:proofErr w:type="spellStart"/>
      <w:r w:rsidRPr="00CE6DD4">
        <w:rPr>
          <w:rFonts w:ascii="Arial" w:eastAsia="SimSun" w:hAnsi="Arial" w:cs="Arial"/>
          <w:i/>
          <w:iCs/>
          <w:kern w:val="0"/>
          <w:sz w:val="20"/>
          <w:szCs w:val="20"/>
          <w:lang w:eastAsia="zh-CN"/>
        </w:rPr>
        <w:t>Microbiol</w:t>
      </w:r>
      <w:proofErr w:type="spellEnd"/>
      <w:r w:rsidRPr="00CE6DD4">
        <w:rPr>
          <w:rFonts w:ascii="Arial" w:eastAsia="SimSun" w:hAnsi="Arial" w:cs="Arial"/>
          <w:kern w:val="0"/>
          <w:sz w:val="20"/>
          <w:szCs w:val="20"/>
          <w:lang w:eastAsia="zh-CN"/>
        </w:rPr>
        <w:t xml:space="preserve"> 71(12): 8228-8235.</w:t>
      </w:r>
    </w:p>
    <w:p w14:paraId="5087CCE0"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bookmarkStart w:id="140" w:name="_GoBack"/>
      <w:r w:rsidRPr="00CE6DD4">
        <w:rPr>
          <w:rFonts w:ascii="Arial" w:eastAsia="SimSun" w:hAnsi="Arial" w:cs="Arial"/>
          <w:kern w:val="0"/>
          <w:sz w:val="20"/>
          <w:szCs w:val="20"/>
          <w:lang w:eastAsia="zh-CN"/>
        </w:rPr>
        <w:t>Lund</w:t>
      </w:r>
      <w:bookmarkEnd w:id="140"/>
      <w:r w:rsidRPr="00CE6DD4">
        <w:rPr>
          <w:rFonts w:ascii="Arial" w:eastAsia="SimSun" w:hAnsi="Arial" w:cs="Arial"/>
          <w:kern w:val="0"/>
          <w:sz w:val="20"/>
          <w:szCs w:val="20"/>
          <w:lang w:eastAsia="zh-CN"/>
        </w:rPr>
        <w:t xml:space="preserve">berg, D. S., </w:t>
      </w:r>
      <w:proofErr w:type="spellStart"/>
      <w:r w:rsidRPr="00CE6DD4">
        <w:rPr>
          <w:rFonts w:ascii="Arial" w:eastAsia="SimSun" w:hAnsi="Arial" w:cs="Arial"/>
          <w:kern w:val="0"/>
          <w:sz w:val="20"/>
          <w:szCs w:val="20"/>
          <w:lang w:eastAsia="zh-CN"/>
        </w:rPr>
        <w:t>Lebeis</w:t>
      </w:r>
      <w:proofErr w:type="spellEnd"/>
      <w:r w:rsidRPr="00CE6DD4">
        <w:rPr>
          <w:rFonts w:ascii="Arial" w:eastAsia="SimSun" w:hAnsi="Arial" w:cs="Arial"/>
          <w:kern w:val="0"/>
          <w:sz w:val="20"/>
          <w:szCs w:val="20"/>
          <w:lang w:eastAsia="zh-CN"/>
        </w:rPr>
        <w:t xml:space="preserve">, S. L., Paredes, S. H., </w:t>
      </w:r>
      <w:proofErr w:type="spellStart"/>
      <w:r w:rsidRPr="00CE6DD4">
        <w:rPr>
          <w:rFonts w:ascii="Arial" w:eastAsia="SimSun" w:hAnsi="Arial" w:cs="Arial"/>
          <w:kern w:val="0"/>
          <w:sz w:val="20"/>
          <w:szCs w:val="20"/>
          <w:lang w:eastAsia="zh-CN"/>
        </w:rPr>
        <w:t>Yourstone</w:t>
      </w:r>
      <w:proofErr w:type="spellEnd"/>
      <w:r w:rsidRPr="00CE6DD4">
        <w:rPr>
          <w:rFonts w:ascii="Arial" w:eastAsia="SimSun" w:hAnsi="Arial" w:cs="Arial"/>
          <w:kern w:val="0"/>
          <w:sz w:val="20"/>
          <w:szCs w:val="20"/>
          <w:lang w:eastAsia="zh-CN"/>
        </w:rPr>
        <w:t xml:space="preserve">, S., </w:t>
      </w:r>
      <w:proofErr w:type="spellStart"/>
      <w:r w:rsidRPr="00CE6DD4">
        <w:rPr>
          <w:rFonts w:ascii="Arial" w:eastAsia="SimSun" w:hAnsi="Arial" w:cs="Arial"/>
          <w:kern w:val="0"/>
          <w:sz w:val="20"/>
          <w:szCs w:val="20"/>
          <w:lang w:eastAsia="zh-CN"/>
        </w:rPr>
        <w:t>Gehring</w:t>
      </w:r>
      <w:proofErr w:type="spellEnd"/>
      <w:r w:rsidRPr="00CE6DD4">
        <w:rPr>
          <w:rFonts w:ascii="Arial" w:eastAsia="SimSun" w:hAnsi="Arial" w:cs="Arial"/>
          <w:kern w:val="0"/>
          <w:sz w:val="20"/>
          <w:szCs w:val="20"/>
          <w:lang w:eastAsia="zh-CN"/>
        </w:rPr>
        <w:t xml:space="preserve">, J., </w:t>
      </w:r>
      <w:proofErr w:type="spellStart"/>
      <w:r w:rsidRPr="00CE6DD4">
        <w:rPr>
          <w:rFonts w:ascii="Arial" w:eastAsia="SimSun" w:hAnsi="Arial" w:cs="Arial"/>
          <w:kern w:val="0"/>
          <w:sz w:val="20"/>
          <w:szCs w:val="20"/>
          <w:lang w:eastAsia="zh-CN"/>
        </w:rPr>
        <w:t>Malfatti</w:t>
      </w:r>
      <w:proofErr w:type="spellEnd"/>
      <w:r w:rsidRPr="00CE6DD4">
        <w:rPr>
          <w:rFonts w:ascii="Arial" w:eastAsia="SimSun" w:hAnsi="Arial" w:cs="Arial"/>
          <w:kern w:val="0"/>
          <w:sz w:val="20"/>
          <w:szCs w:val="20"/>
          <w:lang w:eastAsia="zh-CN"/>
        </w:rPr>
        <w:t xml:space="preserve">, S., Tremblay, J., </w:t>
      </w:r>
      <w:proofErr w:type="spellStart"/>
      <w:r w:rsidRPr="00CE6DD4">
        <w:rPr>
          <w:rFonts w:ascii="Arial" w:eastAsia="SimSun" w:hAnsi="Arial" w:cs="Arial"/>
          <w:kern w:val="0"/>
          <w:sz w:val="20"/>
          <w:szCs w:val="20"/>
          <w:lang w:eastAsia="zh-CN"/>
        </w:rPr>
        <w:t>Engelbrektson</w:t>
      </w:r>
      <w:proofErr w:type="spellEnd"/>
      <w:r w:rsidRPr="00CE6DD4">
        <w:rPr>
          <w:rFonts w:ascii="Arial" w:eastAsia="SimSun" w:hAnsi="Arial" w:cs="Arial"/>
          <w:kern w:val="0"/>
          <w:sz w:val="20"/>
          <w:szCs w:val="20"/>
          <w:lang w:eastAsia="zh-CN"/>
        </w:rPr>
        <w:t xml:space="preserve">, A., </w:t>
      </w:r>
      <w:proofErr w:type="spellStart"/>
      <w:r w:rsidRPr="00CE6DD4">
        <w:rPr>
          <w:rFonts w:ascii="Arial" w:eastAsia="SimSun" w:hAnsi="Arial" w:cs="Arial"/>
          <w:kern w:val="0"/>
          <w:sz w:val="20"/>
          <w:szCs w:val="20"/>
          <w:lang w:eastAsia="zh-CN"/>
        </w:rPr>
        <w:t>Kunin</w:t>
      </w:r>
      <w:proofErr w:type="spellEnd"/>
      <w:r w:rsidRPr="00CE6DD4">
        <w:rPr>
          <w:rFonts w:ascii="Arial" w:eastAsia="SimSun" w:hAnsi="Arial" w:cs="Arial"/>
          <w:kern w:val="0"/>
          <w:sz w:val="20"/>
          <w:szCs w:val="20"/>
          <w:lang w:eastAsia="zh-CN"/>
        </w:rPr>
        <w:t xml:space="preserve">, V., Del Rio, T. G., Edgar, R. C., </w:t>
      </w:r>
      <w:proofErr w:type="spellStart"/>
      <w:r w:rsidRPr="00CE6DD4">
        <w:rPr>
          <w:rFonts w:ascii="Arial" w:eastAsia="SimSun" w:hAnsi="Arial" w:cs="Arial"/>
          <w:kern w:val="0"/>
          <w:sz w:val="20"/>
          <w:szCs w:val="20"/>
          <w:lang w:eastAsia="zh-CN"/>
        </w:rPr>
        <w:t>Eickhorst</w:t>
      </w:r>
      <w:proofErr w:type="spellEnd"/>
      <w:r w:rsidRPr="00CE6DD4">
        <w:rPr>
          <w:rFonts w:ascii="Arial" w:eastAsia="SimSun" w:hAnsi="Arial" w:cs="Arial"/>
          <w:kern w:val="0"/>
          <w:sz w:val="20"/>
          <w:szCs w:val="20"/>
          <w:lang w:eastAsia="zh-CN"/>
        </w:rPr>
        <w:t xml:space="preserve">, T., Ley, R. E., </w:t>
      </w:r>
      <w:proofErr w:type="spellStart"/>
      <w:r w:rsidRPr="00CE6DD4">
        <w:rPr>
          <w:rFonts w:ascii="Arial" w:eastAsia="SimSun" w:hAnsi="Arial" w:cs="Arial"/>
          <w:kern w:val="0"/>
          <w:sz w:val="20"/>
          <w:szCs w:val="20"/>
          <w:lang w:eastAsia="zh-CN"/>
        </w:rPr>
        <w:t>Hugenholtz</w:t>
      </w:r>
      <w:proofErr w:type="spellEnd"/>
      <w:r w:rsidRPr="00CE6DD4">
        <w:rPr>
          <w:rFonts w:ascii="Arial" w:eastAsia="SimSun" w:hAnsi="Arial" w:cs="Arial"/>
          <w:kern w:val="0"/>
          <w:sz w:val="20"/>
          <w:szCs w:val="20"/>
          <w:lang w:eastAsia="zh-CN"/>
        </w:rPr>
        <w:t xml:space="preserve">, P., </w:t>
      </w:r>
      <w:proofErr w:type="spellStart"/>
      <w:r w:rsidRPr="00CE6DD4">
        <w:rPr>
          <w:rFonts w:ascii="Arial" w:eastAsia="SimSun" w:hAnsi="Arial" w:cs="Arial"/>
          <w:kern w:val="0"/>
          <w:sz w:val="20"/>
          <w:szCs w:val="20"/>
          <w:lang w:eastAsia="zh-CN"/>
        </w:rPr>
        <w:t>Tringe</w:t>
      </w:r>
      <w:proofErr w:type="spellEnd"/>
      <w:r w:rsidRPr="00CE6DD4">
        <w:rPr>
          <w:rFonts w:ascii="Arial" w:eastAsia="SimSun" w:hAnsi="Arial" w:cs="Arial"/>
          <w:kern w:val="0"/>
          <w:sz w:val="20"/>
          <w:szCs w:val="20"/>
          <w:lang w:eastAsia="zh-CN"/>
        </w:rPr>
        <w:t xml:space="preserve">, S. G. and Dangl, J. L. (2012). </w:t>
      </w:r>
      <w:hyperlink r:id="rId35" w:history="1">
        <w:r w:rsidRPr="00CE6DD4">
          <w:rPr>
            <w:rStyle w:val="Hyperlink"/>
            <w:rFonts w:ascii="Arial" w:eastAsia="SimSun" w:hAnsi="Arial" w:cs="Arial"/>
            <w:kern w:val="0"/>
            <w:sz w:val="20"/>
            <w:szCs w:val="20"/>
            <w:lang w:eastAsia="zh-CN"/>
          </w:rPr>
          <w:t xml:space="preserve">Defining the core </w:t>
        </w:r>
        <w:r w:rsidRPr="00CE6DD4">
          <w:rPr>
            <w:rStyle w:val="Hyperlink"/>
            <w:rFonts w:ascii="Arial" w:eastAsia="SimSun" w:hAnsi="Arial" w:cs="Arial"/>
            <w:i/>
            <w:kern w:val="0"/>
            <w:sz w:val="20"/>
            <w:szCs w:val="20"/>
            <w:lang w:eastAsia="zh-CN"/>
          </w:rPr>
          <w:t>Arabidopsis thaliana</w:t>
        </w:r>
        <w:r w:rsidRPr="00CE6DD4">
          <w:rPr>
            <w:rStyle w:val="Hyperlink"/>
            <w:rFonts w:ascii="Arial" w:eastAsia="SimSun" w:hAnsi="Arial" w:cs="Arial"/>
            <w:kern w:val="0"/>
            <w:sz w:val="20"/>
            <w:szCs w:val="20"/>
            <w:lang w:eastAsia="zh-CN"/>
          </w:rPr>
          <w:t xml:space="preserve"> root microbiome.</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Nature</w:t>
      </w:r>
      <w:r w:rsidRPr="00CE6DD4">
        <w:rPr>
          <w:rFonts w:ascii="Arial" w:eastAsia="SimSun" w:hAnsi="Arial" w:cs="Arial"/>
          <w:kern w:val="0"/>
          <w:sz w:val="20"/>
          <w:szCs w:val="20"/>
          <w:lang w:eastAsia="zh-CN"/>
        </w:rPr>
        <w:t xml:space="preserve"> 488(7409): 86-90.</w:t>
      </w:r>
    </w:p>
    <w:p w14:paraId="148A6FD0"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Masella</w:t>
      </w:r>
      <w:proofErr w:type="spellEnd"/>
      <w:r w:rsidRPr="00CE6DD4">
        <w:rPr>
          <w:rFonts w:ascii="Arial" w:eastAsia="SimSun" w:hAnsi="Arial" w:cs="Arial"/>
          <w:kern w:val="0"/>
          <w:sz w:val="20"/>
          <w:szCs w:val="20"/>
          <w:lang w:eastAsia="zh-CN"/>
        </w:rPr>
        <w:t xml:space="preserve">, A. P., Bartram, A. K., </w:t>
      </w:r>
      <w:proofErr w:type="spellStart"/>
      <w:r w:rsidRPr="00CE6DD4">
        <w:rPr>
          <w:rFonts w:ascii="Arial" w:eastAsia="SimSun" w:hAnsi="Arial" w:cs="Arial"/>
          <w:kern w:val="0"/>
          <w:sz w:val="20"/>
          <w:szCs w:val="20"/>
          <w:lang w:eastAsia="zh-CN"/>
        </w:rPr>
        <w:t>Truszkowski</w:t>
      </w:r>
      <w:proofErr w:type="spellEnd"/>
      <w:r w:rsidRPr="00CE6DD4">
        <w:rPr>
          <w:rFonts w:ascii="Arial" w:eastAsia="SimSun" w:hAnsi="Arial" w:cs="Arial"/>
          <w:kern w:val="0"/>
          <w:sz w:val="20"/>
          <w:szCs w:val="20"/>
          <w:lang w:eastAsia="zh-CN"/>
        </w:rPr>
        <w:t xml:space="preserve">, J. M., Brown, D. G. and Neufeld, J. D. (2012). </w:t>
      </w:r>
      <w:hyperlink r:id="rId36" w:history="1">
        <w:r w:rsidRPr="00CE6DD4">
          <w:rPr>
            <w:rStyle w:val="Hyperlink"/>
            <w:rFonts w:ascii="Arial" w:eastAsia="SimSun" w:hAnsi="Arial" w:cs="Arial"/>
            <w:kern w:val="0"/>
            <w:sz w:val="20"/>
            <w:szCs w:val="20"/>
            <w:lang w:eastAsia="zh-CN"/>
          </w:rPr>
          <w:t>PANDAseq: paired-end assembler for illumina sequences.</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BMC Bioinformatics</w:t>
      </w:r>
      <w:r w:rsidRPr="00CE6DD4">
        <w:rPr>
          <w:rFonts w:ascii="Arial" w:eastAsia="SimSun" w:hAnsi="Arial" w:cs="Arial"/>
          <w:kern w:val="0"/>
          <w:sz w:val="20"/>
          <w:szCs w:val="20"/>
          <w:lang w:eastAsia="zh-CN"/>
        </w:rPr>
        <w:t xml:space="preserve"> 13: 31.</w:t>
      </w:r>
    </w:p>
    <w:p w14:paraId="1DF038A2"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hAnsi="Arial" w:cs="Arial"/>
          <w:sz w:val="20"/>
          <w:szCs w:val="20"/>
        </w:rPr>
      </w:pPr>
      <w:r w:rsidRPr="00CE6DD4">
        <w:rPr>
          <w:rFonts w:ascii="Arial" w:eastAsia="Times New Roman" w:hAnsi="Arial" w:cs="Arial"/>
          <w:noProof/>
          <w:sz w:val="20"/>
          <w:szCs w:val="20"/>
        </w:rPr>
        <w:t xml:space="preserve">McMurdie, P. J. and Holmes, S. (2014). </w:t>
      </w:r>
      <w:hyperlink r:id="rId37" w:history="1">
        <w:r w:rsidRPr="00CE6DD4">
          <w:rPr>
            <w:rStyle w:val="Hyperlink"/>
            <w:rFonts w:ascii="Arial" w:eastAsia="Times New Roman" w:hAnsi="Arial" w:cs="Arial"/>
            <w:noProof/>
            <w:sz w:val="20"/>
            <w:szCs w:val="20"/>
          </w:rPr>
          <w:t>Waste not, want not: Why rarefying microbiome data is inadmissible.</w:t>
        </w:r>
      </w:hyperlink>
      <w:r w:rsidRPr="00CE6DD4">
        <w:rPr>
          <w:rFonts w:ascii="Arial" w:eastAsia="Times New Roman" w:hAnsi="Arial" w:cs="Arial"/>
          <w:noProof/>
          <w:sz w:val="20"/>
          <w:szCs w:val="20"/>
        </w:rPr>
        <w:t xml:space="preserve"> </w:t>
      </w:r>
      <w:r w:rsidRPr="00CE6DD4">
        <w:rPr>
          <w:rFonts w:ascii="Arial" w:eastAsia="Times New Roman" w:hAnsi="Arial" w:cs="Arial"/>
          <w:i/>
          <w:noProof/>
          <w:sz w:val="20"/>
          <w:szCs w:val="20"/>
        </w:rPr>
        <w:t>PLoS Comput Biol</w:t>
      </w:r>
      <w:r w:rsidRPr="00CE6DD4">
        <w:rPr>
          <w:rFonts w:ascii="Arial" w:eastAsia="Times New Roman" w:hAnsi="Arial" w:cs="Arial"/>
          <w:noProof/>
          <w:sz w:val="20"/>
          <w:szCs w:val="20"/>
        </w:rPr>
        <w:t xml:space="preserve"> 10: e1003531.</w:t>
      </w:r>
      <w:r w:rsidRPr="00CE6DD4">
        <w:rPr>
          <w:rFonts w:ascii="Arial" w:hAnsi="Arial" w:cs="Arial"/>
          <w:sz w:val="20"/>
          <w:szCs w:val="20"/>
        </w:rPr>
        <w:t xml:space="preserve"> </w:t>
      </w:r>
      <w:r w:rsidRPr="00CE6DD4">
        <w:rPr>
          <w:rFonts w:ascii="Arial" w:hAnsi="Arial" w:cs="Arial"/>
          <w:sz w:val="20"/>
          <w:szCs w:val="20"/>
        </w:rPr>
        <w:fldChar w:fldCharType="begin" w:fldLock="1"/>
      </w:r>
      <w:r w:rsidRPr="00CE6DD4">
        <w:rPr>
          <w:rFonts w:ascii="Arial" w:hAnsi="Arial" w:cs="Arial"/>
          <w:sz w:val="20"/>
          <w:szCs w:val="20"/>
        </w:rPr>
        <w:instrText xml:space="preserve">ADDIN Mendeley Bibliography CSL_BIBLIOGRAPHY </w:instrText>
      </w:r>
      <w:r w:rsidRPr="00CE6DD4">
        <w:rPr>
          <w:rFonts w:ascii="Arial" w:hAnsi="Arial" w:cs="Arial"/>
          <w:sz w:val="20"/>
          <w:szCs w:val="20"/>
        </w:rPr>
        <w:fldChar w:fldCharType="separate"/>
      </w:r>
      <w:r w:rsidRPr="00CE6DD4">
        <w:rPr>
          <w:rFonts w:ascii="Arial" w:eastAsia="Times New Roman" w:hAnsi="Arial" w:cs="Arial"/>
          <w:noProof/>
          <w:sz w:val="20"/>
          <w:szCs w:val="20"/>
        </w:rPr>
        <w:tab/>
      </w:r>
      <w:r w:rsidRPr="00CE6DD4">
        <w:rPr>
          <w:rFonts w:ascii="Arial" w:hAnsi="Arial" w:cs="Arial"/>
          <w:sz w:val="20"/>
          <w:szCs w:val="20"/>
        </w:rPr>
        <w:fldChar w:fldCharType="end"/>
      </w:r>
    </w:p>
    <w:p w14:paraId="71468955" w14:textId="775F59F4" w:rsidR="00D41A28" w:rsidRPr="00CE6DD4" w:rsidRDefault="00D41A28"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Raynaud, X. and </w:t>
      </w:r>
      <w:proofErr w:type="spellStart"/>
      <w:r w:rsidRPr="00CE6DD4">
        <w:rPr>
          <w:rFonts w:ascii="Arial" w:eastAsia="SimSun" w:hAnsi="Arial" w:cs="Arial"/>
          <w:kern w:val="0"/>
          <w:sz w:val="20"/>
          <w:szCs w:val="20"/>
          <w:lang w:eastAsia="zh-CN"/>
        </w:rPr>
        <w:t>Nunan</w:t>
      </w:r>
      <w:proofErr w:type="spellEnd"/>
      <w:r w:rsidRPr="00CE6DD4">
        <w:rPr>
          <w:rFonts w:ascii="Arial" w:eastAsia="SimSun" w:hAnsi="Arial" w:cs="Arial"/>
          <w:kern w:val="0"/>
          <w:sz w:val="20"/>
          <w:szCs w:val="20"/>
          <w:lang w:eastAsia="zh-CN"/>
        </w:rPr>
        <w:t xml:space="preserve">, N. (2014). </w:t>
      </w:r>
      <w:hyperlink r:id="rId38" w:history="1">
        <w:r w:rsidRPr="00CE6DD4">
          <w:rPr>
            <w:rStyle w:val="Hyperlink"/>
            <w:rFonts w:ascii="Arial" w:eastAsia="SimSun" w:hAnsi="Arial" w:cs="Arial"/>
            <w:kern w:val="0"/>
            <w:sz w:val="20"/>
            <w:szCs w:val="20"/>
            <w:lang w:eastAsia="zh-CN"/>
          </w:rPr>
          <w:t>Spatial ecology of bacteria at the microscale in soil.</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PLoS</w:t>
      </w:r>
      <w:proofErr w:type="spellEnd"/>
      <w:r w:rsidRPr="00CE6DD4">
        <w:rPr>
          <w:rFonts w:ascii="Arial" w:eastAsia="SimSun" w:hAnsi="Arial" w:cs="Arial"/>
          <w:i/>
          <w:iCs/>
          <w:kern w:val="0"/>
          <w:sz w:val="20"/>
          <w:szCs w:val="20"/>
          <w:lang w:eastAsia="zh-CN"/>
        </w:rPr>
        <w:t xml:space="preserve"> One</w:t>
      </w:r>
      <w:r w:rsidRPr="00CE6DD4">
        <w:rPr>
          <w:rFonts w:ascii="Arial" w:eastAsia="SimSun" w:hAnsi="Arial" w:cs="Arial"/>
          <w:kern w:val="0"/>
          <w:sz w:val="20"/>
          <w:szCs w:val="20"/>
          <w:lang w:eastAsia="zh-CN"/>
        </w:rPr>
        <w:t xml:space="preserve"> 9(1): e87217.</w:t>
      </w:r>
    </w:p>
    <w:p w14:paraId="7155AE9E"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Robinson, M. D., McCarthy, D. J. and Smyth, G. K. (2010). </w:t>
      </w:r>
      <w:hyperlink r:id="rId39" w:history="1">
        <w:r w:rsidRPr="00CE6DD4">
          <w:rPr>
            <w:rStyle w:val="Hyperlink"/>
            <w:rFonts w:ascii="Arial" w:eastAsia="SimSun" w:hAnsi="Arial" w:cs="Arial"/>
            <w:kern w:val="0"/>
            <w:sz w:val="20"/>
            <w:szCs w:val="20"/>
            <w:lang w:eastAsia="zh-CN"/>
          </w:rPr>
          <w:t xml:space="preserve">edgeR: a Bioconductor package for </w:t>
        </w:r>
        <w:r w:rsidRPr="00CE6DD4">
          <w:rPr>
            <w:rStyle w:val="Hyperlink"/>
            <w:rFonts w:ascii="Arial" w:eastAsia="SimSun" w:hAnsi="Arial" w:cs="Arial"/>
            <w:kern w:val="0"/>
            <w:sz w:val="20"/>
            <w:szCs w:val="20"/>
            <w:lang w:eastAsia="zh-CN"/>
          </w:rPr>
          <w:lastRenderedPageBreak/>
          <w:t>differential expression analysis of digital gene expression data.</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Bioinformatics</w:t>
      </w:r>
      <w:r w:rsidRPr="00CE6DD4">
        <w:rPr>
          <w:rFonts w:ascii="Arial" w:eastAsia="SimSun" w:hAnsi="Arial" w:cs="Arial"/>
          <w:kern w:val="0"/>
          <w:sz w:val="20"/>
          <w:szCs w:val="20"/>
          <w:lang w:eastAsia="zh-CN"/>
        </w:rPr>
        <w:t xml:space="preserve"> 26(1): 139-140.</w:t>
      </w:r>
    </w:p>
    <w:p w14:paraId="01110EF6" w14:textId="012BC409"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Santos-</w:t>
      </w:r>
      <w:proofErr w:type="spellStart"/>
      <w:r w:rsidR="007A1B48" w:rsidRPr="00CE6DD4">
        <w:rPr>
          <w:rFonts w:ascii="Arial" w:hAnsi="Arial" w:cs="Arial"/>
          <w:sz w:val="20"/>
          <w:szCs w:val="20"/>
        </w:rPr>
        <w:t>Medellín</w:t>
      </w:r>
      <w:proofErr w:type="spellEnd"/>
      <w:r w:rsidRPr="00CE6DD4">
        <w:rPr>
          <w:rFonts w:ascii="Arial" w:eastAsia="SimSun" w:hAnsi="Arial" w:cs="Arial"/>
          <w:kern w:val="0"/>
          <w:sz w:val="20"/>
          <w:szCs w:val="20"/>
          <w:lang w:eastAsia="zh-CN"/>
        </w:rPr>
        <w:t xml:space="preserve">, C., Edwards, J., </w:t>
      </w:r>
      <w:proofErr w:type="spellStart"/>
      <w:r w:rsidRPr="00CE6DD4">
        <w:rPr>
          <w:rFonts w:ascii="Arial" w:eastAsia="SimSun" w:hAnsi="Arial" w:cs="Arial"/>
          <w:kern w:val="0"/>
          <w:sz w:val="20"/>
          <w:szCs w:val="20"/>
          <w:lang w:eastAsia="zh-CN"/>
        </w:rPr>
        <w:t>Liechty</w:t>
      </w:r>
      <w:proofErr w:type="spellEnd"/>
      <w:r w:rsidRPr="00CE6DD4">
        <w:rPr>
          <w:rFonts w:ascii="Arial" w:eastAsia="SimSun" w:hAnsi="Arial" w:cs="Arial"/>
          <w:kern w:val="0"/>
          <w:sz w:val="20"/>
          <w:szCs w:val="20"/>
          <w:lang w:eastAsia="zh-CN"/>
        </w:rPr>
        <w:t xml:space="preserve">, Z., Nguyen, B. and Sundaresan, V. (2017). </w:t>
      </w:r>
      <w:hyperlink r:id="rId40" w:history="1">
        <w:r w:rsidRPr="00CE6DD4">
          <w:rPr>
            <w:rStyle w:val="Hyperlink"/>
            <w:rFonts w:ascii="Arial" w:eastAsia="SimSun" w:hAnsi="Arial" w:cs="Arial"/>
            <w:kern w:val="0"/>
            <w:sz w:val="20"/>
            <w:szCs w:val="20"/>
            <w:lang w:eastAsia="zh-CN"/>
          </w:rPr>
          <w:t>Drought stress results in a compartment-specific restructuring of the rice root-associated microbiomes.</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MBio</w:t>
      </w:r>
      <w:proofErr w:type="spellEnd"/>
      <w:r w:rsidRPr="00CE6DD4">
        <w:rPr>
          <w:rFonts w:ascii="Arial" w:eastAsia="SimSun" w:hAnsi="Arial" w:cs="Arial"/>
          <w:kern w:val="0"/>
          <w:sz w:val="20"/>
          <w:szCs w:val="20"/>
          <w:lang w:eastAsia="zh-CN"/>
        </w:rPr>
        <w:t xml:space="preserve"> 8(4).</w:t>
      </w:r>
    </w:p>
    <w:p w14:paraId="0D7F6C82" w14:textId="78A1AB87" w:rsidR="00D41A28" w:rsidRPr="00CE6DD4" w:rsidRDefault="00D41A28"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Wagner, M. R., Lundberg, D. S., Del Rio, T. G., </w:t>
      </w:r>
      <w:proofErr w:type="spellStart"/>
      <w:r w:rsidRPr="00CE6DD4">
        <w:rPr>
          <w:rFonts w:ascii="Arial" w:eastAsia="SimSun" w:hAnsi="Arial" w:cs="Arial"/>
          <w:kern w:val="0"/>
          <w:sz w:val="20"/>
          <w:szCs w:val="20"/>
          <w:lang w:eastAsia="zh-CN"/>
        </w:rPr>
        <w:t>Tringe</w:t>
      </w:r>
      <w:proofErr w:type="spellEnd"/>
      <w:r w:rsidRPr="00CE6DD4">
        <w:rPr>
          <w:rFonts w:ascii="Arial" w:eastAsia="SimSun" w:hAnsi="Arial" w:cs="Arial"/>
          <w:kern w:val="0"/>
          <w:sz w:val="20"/>
          <w:szCs w:val="20"/>
          <w:lang w:eastAsia="zh-CN"/>
        </w:rPr>
        <w:t xml:space="preserve">, S. G., Dangl, J. L. and Mitchell-Olds, T. (2016). </w:t>
      </w:r>
      <w:hyperlink r:id="rId41" w:history="1">
        <w:r w:rsidRPr="00CE6DD4">
          <w:rPr>
            <w:rStyle w:val="Hyperlink"/>
            <w:rFonts w:ascii="Arial" w:eastAsia="SimSun" w:hAnsi="Arial" w:cs="Arial"/>
            <w:kern w:val="0"/>
            <w:sz w:val="20"/>
            <w:szCs w:val="20"/>
            <w:lang w:eastAsia="zh-CN"/>
          </w:rPr>
          <w:t>Host genotype and age shape the leaf and root microbiomes of a wild perennial plant.</w:t>
        </w:r>
      </w:hyperlink>
      <w:r w:rsidRPr="00CE6DD4">
        <w:rPr>
          <w:rFonts w:ascii="Arial" w:eastAsia="SimSun" w:hAnsi="Arial" w:cs="Arial"/>
          <w:kern w:val="0"/>
          <w:sz w:val="20"/>
          <w:szCs w:val="20"/>
          <w:lang w:eastAsia="zh-CN"/>
        </w:rPr>
        <w:t xml:space="preserve"> </w:t>
      </w:r>
      <w:r w:rsidRPr="00CE6DD4">
        <w:rPr>
          <w:rFonts w:ascii="Arial" w:eastAsia="SimSun" w:hAnsi="Arial" w:cs="Arial"/>
          <w:i/>
          <w:iCs/>
          <w:kern w:val="0"/>
          <w:sz w:val="20"/>
          <w:szCs w:val="20"/>
          <w:lang w:eastAsia="zh-CN"/>
        </w:rPr>
        <w:t xml:space="preserve">Nat </w:t>
      </w:r>
      <w:proofErr w:type="spellStart"/>
      <w:r w:rsidRPr="00CE6DD4">
        <w:rPr>
          <w:rFonts w:ascii="Arial" w:eastAsia="SimSun" w:hAnsi="Arial" w:cs="Arial"/>
          <w:i/>
          <w:iCs/>
          <w:kern w:val="0"/>
          <w:sz w:val="20"/>
          <w:szCs w:val="20"/>
          <w:lang w:eastAsia="zh-CN"/>
        </w:rPr>
        <w:t>Commun</w:t>
      </w:r>
      <w:proofErr w:type="spellEnd"/>
      <w:r w:rsidRPr="00CE6DD4">
        <w:rPr>
          <w:rFonts w:ascii="Arial" w:eastAsia="SimSun" w:hAnsi="Arial" w:cs="Arial"/>
          <w:kern w:val="0"/>
          <w:sz w:val="20"/>
          <w:szCs w:val="20"/>
          <w:lang w:eastAsia="zh-CN"/>
        </w:rPr>
        <w:t xml:space="preserve"> 7: 12151.</w:t>
      </w:r>
    </w:p>
    <w:p w14:paraId="136409B2" w14:textId="0D116266" w:rsidR="0055613B" w:rsidRPr="00CE6DD4" w:rsidRDefault="0055613B"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SimSun" w:hAnsi="Arial" w:cs="Arial"/>
          <w:kern w:val="0"/>
          <w:sz w:val="20"/>
          <w:szCs w:val="20"/>
          <w:lang w:eastAsia="zh-CN"/>
        </w:rPr>
        <w:t xml:space="preserve">Wang, Q., </w:t>
      </w:r>
      <w:proofErr w:type="spellStart"/>
      <w:r w:rsidRPr="00CE6DD4">
        <w:rPr>
          <w:rFonts w:ascii="Arial" w:eastAsia="SimSun" w:hAnsi="Arial" w:cs="Arial"/>
          <w:kern w:val="0"/>
          <w:sz w:val="20"/>
          <w:szCs w:val="20"/>
          <w:lang w:eastAsia="zh-CN"/>
        </w:rPr>
        <w:t>Garrity</w:t>
      </w:r>
      <w:proofErr w:type="spellEnd"/>
      <w:r w:rsidRPr="00CE6DD4">
        <w:rPr>
          <w:rFonts w:ascii="Arial" w:eastAsia="SimSun" w:hAnsi="Arial" w:cs="Arial"/>
          <w:kern w:val="0"/>
          <w:sz w:val="20"/>
          <w:szCs w:val="20"/>
          <w:lang w:eastAsia="zh-CN"/>
        </w:rPr>
        <w:t xml:space="preserve">, G. M., </w:t>
      </w:r>
      <w:proofErr w:type="spellStart"/>
      <w:r w:rsidRPr="00CE6DD4">
        <w:rPr>
          <w:rFonts w:ascii="Arial" w:eastAsia="SimSun" w:hAnsi="Arial" w:cs="Arial"/>
          <w:kern w:val="0"/>
          <w:sz w:val="20"/>
          <w:szCs w:val="20"/>
          <w:lang w:eastAsia="zh-CN"/>
        </w:rPr>
        <w:t>Tiedje</w:t>
      </w:r>
      <w:proofErr w:type="spellEnd"/>
      <w:r w:rsidRPr="00CE6DD4">
        <w:rPr>
          <w:rFonts w:ascii="Arial" w:eastAsia="SimSun" w:hAnsi="Arial" w:cs="Arial"/>
          <w:kern w:val="0"/>
          <w:sz w:val="20"/>
          <w:szCs w:val="20"/>
          <w:lang w:eastAsia="zh-CN"/>
        </w:rPr>
        <w:t xml:space="preserve">, J. M. and Cole, J. R. (2007). </w:t>
      </w:r>
      <w:hyperlink r:id="rId42" w:history="1">
        <w:r w:rsidRPr="00CE6DD4">
          <w:rPr>
            <w:rStyle w:val="Hyperlink"/>
            <w:rFonts w:ascii="Arial" w:eastAsia="SimSun" w:hAnsi="Arial" w:cs="Arial"/>
            <w:kern w:val="0"/>
            <w:sz w:val="20"/>
            <w:szCs w:val="20"/>
            <w:lang w:eastAsia="zh-CN"/>
          </w:rPr>
          <w:t>Naive Bayesian classifier for rapid assignment of rRNA sequences into the new bacterial taxonomy.</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Appl</w:t>
      </w:r>
      <w:proofErr w:type="spellEnd"/>
      <w:r w:rsidRPr="00CE6DD4">
        <w:rPr>
          <w:rFonts w:ascii="Arial" w:eastAsia="SimSun" w:hAnsi="Arial" w:cs="Arial"/>
          <w:i/>
          <w:iCs/>
          <w:kern w:val="0"/>
          <w:sz w:val="20"/>
          <w:szCs w:val="20"/>
          <w:lang w:eastAsia="zh-CN"/>
        </w:rPr>
        <w:t xml:space="preserve"> Environ </w:t>
      </w:r>
      <w:proofErr w:type="spellStart"/>
      <w:r w:rsidRPr="00CE6DD4">
        <w:rPr>
          <w:rFonts w:ascii="Arial" w:eastAsia="SimSun" w:hAnsi="Arial" w:cs="Arial"/>
          <w:i/>
          <w:iCs/>
          <w:kern w:val="0"/>
          <w:sz w:val="20"/>
          <w:szCs w:val="20"/>
          <w:lang w:eastAsia="zh-CN"/>
        </w:rPr>
        <w:t>Microbiol</w:t>
      </w:r>
      <w:proofErr w:type="spellEnd"/>
      <w:r w:rsidRPr="00CE6DD4">
        <w:rPr>
          <w:rFonts w:ascii="Arial" w:eastAsia="SimSun" w:hAnsi="Arial" w:cs="Arial"/>
          <w:kern w:val="0"/>
          <w:sz w:val="20"/>
          <w:szCs w:val="20"/>
          <w:lang w:eastAsia="zh-CN"/>
        </w:rPr>
        <w:t xml:space="preserve"> 73(16): 5261-5267.</w:t>
      </w:r>
    </w:p>
    <w:p w14:paraId="2C6D5A89"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SimSun" w:hAnsi="Arial" w:cs="Arial"/>
          <w:kern w:val="0"/>
          <w:sz w:val="20"/>
          <w:szCs w:val="20"/>
          <w:lang w:eastAsia="zh-CN"/>
        </w:rPr>
        <w:t>Zarraonaindia</w:t>
      </w:r>
      <w:proofErr w:type="spellEnd"/>
      <w:r w:rsidRPr="00CE6DD4">
        <w:rPr>
          <w:rFonts w:ascii="Arial" w:eastAsia="SimSun" w:hAnsi="Arial" w:cs="Arial"/>
          <w:kern w:val="0"/>
          <w:sz w:val="20"/>
          <w:szCs w:val="20"/>
          <w:lang w:eastAsia="zh-CN"/>
        </w:rPr>
        <w:t xml:space="preserve">, I., Owens, S. M., </w:t>
      </w:r>
      <w:proofErr w:type="spellStart"/>
      <w:r w:rsidRPr="00CE6DD4">
        <w:rPr>
          <w:rFonts w:ascii="Arial" w:eastAsia="SimSun" w:hAnsi="Arial" w:cs="Arial"/>
          <w:kern w:val="0"/>
          <w:sz w:val="20"/>
          <w:szCs w:val="20"/>
          <w:lang w:eastAsia="zh-CN"/>
        </w:rPr>
        <w:t>Weisenhorn</w:t>
      </w:r>
      <w:proofErr w:type="spellEnd"/>
      <w:r w:rsidRPr="00CE6DD4">
        <w:rPr>
          <w:rFonts w:ascii="Arial" w:eastAsia="SimSun" w:hAnsi="Arial" w:cs="Arial"/>
          <w:kern w:val="0"/>
          <w:sz w:val="20"/>
          <w:szCs w:val="20"/>
          <w:lang w:eastAsia="zh-CN"/>
        </w:rPr>
        <w:t>, P., West, K., Hampton-</w:t>
      </w:r>
      <w:proofErr w:type="spellStart"/>
      <w:r w:rsidRPr="00CE6DD4">
        <w:rPr>
          <w:rFonts w:ascii="Arial" w:eastAsia="SimSun" w:hAnsi="Arial" w:cs="Arial"/>
          <w:kern w:val="0"/>
          <w:sz w:val="20"/>
          <w:szCs w:val="20"/>
          <w:lang w:eastAsia="zh-CN"/>
        </w:rPr>
        <w:t>Marcell</w:t>
      </w:r>
      <w:proofErr w:type="spellEnd"/>
      <w:r w:rsidRPr="00CE6DD4">
        <w:rPr>
          <w:rFonts w:ascii="Arial" w:eastAsia="SimSun" w:hAnsi="Arial" w:cs="Arial"/>
          <w:kern w:val="0"/>
          <w:sz w:val="20"/>
          <w:szCs w:val="20"/>
          <w:lang w:eastAsia="zh-CN"/>
        </w:rPr>
        <w:t xml:space="preserve">, J., Lax, S., </w:t>
      </w:r>
      <w:proofErr w:type="spellStart"/>
      <w:r w:rsidRPr="00CE6DD4">
        <w:rPr>
          <w:rFonts w:ascii="Arial" w:eastAsia="SimSun" w:hAnsi="Arial" w:cs="Arial"/>
          <w:kern w:val="0"/>
          <w:sz w:val="20"/>
          <w:szCs w:val="20"/>
          <w:lang w:eastAsia="zh-CN"/>
        </w:rPr>
        <w:t>Bokulich</w:t>
      </w:r>
      <w:proofErr w:type="spellEnd"/>
      <w:r w:rsidRPr="00CE6DD4">
        <w:rPr>
          <w:rFonts w:ascii="Arial" w:eastAsia="SimSun" w:hAnsi="Arial" w:cs="Arial"/>
          <w:kern w:val="0"/>
          <w:sz w:val="20"/>
          <w:szCs w:val="20"/>
          <w:lang w:eastAsia="zh-CN"/>
        </w:rPr>
        <w:t xml:space="preserve">, N. A., Mills, D. A., Martin, G., </w:t>
      </w:r>
      <w:proofErr w:type="spellStart"/>
      <w:r w:rsidRPr="00CE6DD4">
        <w:rPr>
          <w:rFonts w:ascii="Arial" w:eastAsia="SimSun" w:hAnsi="Arial" w:cs="Arial"/>
          <w:kern w:val="0"/>
          <w:sz w:val="20"/>
          <w:szCs w:val="20"/>
          <w:lang w:eastAsia="zh-CN"/>
        </w:rPr>
        <w:t>Taghavi</w:t>
      </w:r>
      <w:proofErr w:type="spellEnd"/>
      <w:r w:rsidRPr="00CE6DD4">
        <w:rPr>
          <w:rFonts w:ascii="Arial" w:eastAsia="SimSun" w:hAnsi="Arial" w:cs="Arial"/>
          <w:kern w:val="0"/>
          <w:sz w:val="20"/>
          <w:szCs w:val="20"/>
          <w:lang w:eastAsia="zh-CN"/>
        </w:rPr>
        <w:t xml:space="preserve">, S., van der </w:t>
      </w:r>
      <w:proofErr w:type="spellStart"/>
      <w:r w:rsidRPr="00CE6DD4">
        <w:rPr>
          <w:rFonts w:ascii="Arial" w:eastAsia="SimSun" w:hAnsi="Arial" w:cs="Arial"/>
          <w:kern w:val="0"/>
          <w:sz w:val="20"/>
          <w:szCs w:val="20"/>
          <w:lang w:eastAsia="zh-CN"/>
        </w:rPr>
        <w:t>Lelie</w:t>
      </w:r>
      <w:proofErr w:type="spellEnd"/>
      <w:r w:rsidRPr="00CE6DD4">
        <w:rPr>
          <w:rFonts w:ascii="Arial" w:eastAsia="SimSun" w:hAnsi="Arial" w:cs="Arial"/>
          <w:kern w:val="0"/>
          <w:sz w:val="20"/>
          <w:szCs w:val="20"/>
          <w:lang w:eastAsia="zh-CN"/>
        </w:rPr>
        <w:t xml:space="preserve">, D. and Gilbert, J. A. (2015). </w:t>
      </w:r>
      <w:hyperlink r:id="rId43" w:history="1">
        <w:r w:rsidRPr="00CE6DD4">
          <w:rPr>
            <w:rStyle w:val="Hyperlink"/>
            <w:rFonts w:ascii="Arial" w:eastAsia="SimSun" w:hAnsi="Arial" w:cs="Arial"/>
            <w:kern w:val="0"/>
            <w:sz w:val="20"/>
            <w:szCs w:val="20"/>
            <w:lang w:eastAsia="zh-CN"/>
          </w:rPr>
          <w:t>The soil microbiome influences grapevine-associated microbiota.</w:t>
        </w:r>
      </w:hyperlink>
      <w:r w:rsidRPr="00CE6DD4">
        <w:rPr>
          <w:rFonts w:ascii="Arial" w:eastAsia="SimSun" w:hAnsi="Arial" w:cs="Arial"/>
          <w:kern w:val="0"/>
          <w:sz w:val="20"/>
          <w:szCs w:val="20"/>
          <w:lang w:eastAsia="zh-CN"/>
        </w:rPr>
        <w:t xml:space="preserve"> </w:t>
      </w:r>
      <w:proofErr w:type="spellStart"/>
      <w:r w:rsidRPr="00CE6DD4">
        <w:rPr>
          <w:rFonts w:ascii="Arial" w:eastAsia="SimSun" w:hAnsi="Arial" w:cs="Arial"/>
          <w:i/>
          <w:iCs/>
          <w:kern w:val="0"/>
          <w:sz w:val="20"/>
          <w:szCs w:val="20"/>
          <w:lang w:eastAsia="zh-CN"/>
        </w:rPr>
        <w:t>MBio</w:t>
      </w:r>
      <w:proofErr w:type="spellEnd"/>
      <w:r w:rsidRPr="00CE6DD4">
        <w:rPr>
          <w:rFonts w:ascii="Arial" w:eastAsia="SimSun" w:hAnsi="Arial" w:cs="Arial"/>
          <w:kern w:val="0"/>
          <w:sz w:val="20"/>
          <w:szCs w:val="20"/>
          <w:lang w:eastAsia="zh-CN"/>
        </w:rPr>
        <w:t xml:space="preserve"> 6(2).</w:t>
      </w:r>
    </w:p>
    <w:p w14:paraId="724B8147" w14:textId="3AEFB08E" w:rsidR="00D30037" w:rsidRPr="002732E3" w:rsidRDefault="00D30037" w:rsidP="002732E3">
      <w:pPr>
        <w:adjustRightInd w:val="0"/>
        <w:snapToGrid w:val="0"/>
        <w:spacing w:line="360" w:lineRule="auto"/>
        <w:jc w:val="both"/>
        <w:rPr>
          <w:rFonts w:ascii="Arial" w:eastAsia="Malgun Gothic" w:hAnsi="Arial" w:cs="Arial"/>
          <w:bCs/>
          <w:szCs w:val="20"/>
        </w:rPr>
      </w:pPr>
    </w:p>
    <w:sectPr w:rsidR="00D30037" w:rsidRPr="002732E3" w:rsidSect="007E6476">
      <w:headerReference w:type="default" r:id="rId44"/>
      <w:footerReference w:type="default" r:id="rId45"/>
      <w:pgSz w:w="11906" w:h="16838"/>
      <w:pgMar w:top="1843" w:right="1418" w:bottom="1418" w:left="1418"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1640A" w14:textId="77777777" w:rsidR="008C17D9" w:rsidRDefault="008C17D9" w:rsidP="002E6CD6">
      <w:r>
        <w:separator/>
      </w:r>
    </w:p>
  </w:endnote>
  <w:endnote w:type="continuationSeparator" w:id="0">
    <w:p w14:paraId="12BAF22D" w14:textId="77777777" w:rsidR="008C17D9" w:rsidRDefault="008C17D9"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Geneva">
    <w:panose1 w:val="020B0503030404040204"/>
    <w:charset w:val="4D"/>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Malgun Gothic">
    <w:panose1 w:val="020B0503020000020004"/>
    <w:charset w:val="81"/>
    <w:family w:val="auto"/>
    <w:pitch w:val="variable"/>
    <w:sig w:usb0="9000002F" w:usb1="29D77CFB" w:usb2="00000012" w:usb3="00000000" w:csb0="00080001" w:csb1="00000000"/>
  </w:font>
  <w:font w:name="Roboto">
    <w:altName w:val="Arial"/>
    <w:charset w:val="00"/>
    <w:family w:val="auto"/>
    <w:pitch w:val="default"/>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80027" w14:textId="1DDF287D" w:rsidR="00C648EC" w:rsidRPr="00267596" w:rsidRDefault="00C648EC" w:rsidP="00267596">
    <w:pPr>
      <w:pStyle w:val="Footer"/>
      <w:jc w:val="center"/>
      <w:rPr>
        <w:rFonts w:ascii="Arial" w:hAnsi="Arial" w:cs="Arial"/>
      </w:rPr>
    </w:pPr>
    <w:r w:rsidRPr="008E06A6">
      <w:rPr>
        <w:rFonts w:ascii="Arial" w:hAnsi="Arial" w:cs="Arial"/>
      </w:rPr>
      <w:fldChar w:fldCharType="begin"/>
    </w:r>
    <w:r w:rsidRPr="008E06A6">
      <w:rPr>
        <w:rFonts w:ascii="Arial" w:hAnsi="Arial" w:cs="Arial"/>
      </w:rPr>
      <w:instrText>PAGE   \* MERGEFORMAT</w:instrText>
    </w:r>
    <w:r w:rsidRPr="008E06A6">
      <w:rPr>
        <w:rFonts w:ascii="Arial" w:hAnsi="Arial" w:cs="Arial"/>
      </w:rPr>
      <w:fldChar w:fldCharType="separate"/>
    </w:r>
    <w:r w:rsidR="00225D7B" w:rsidRPr="00225D7B">
      <w:rPr>
        <w:rFonts w:ascii="Arial" w:hAnsi="Arial" w:cs="Arial"/>
        <w:noProof/>
        <w:lang w:val="zh-CN"/>
      </w:rPr>
      <w:t>13</w:t>
    </w:r>
    <w:r w:rsidRPr="008E06A6">
      <w:rPr>
        <w:rFonts w:ascii="Arial" w:hAnsi="Arial" w:cs="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8AF66" w14:textId="77777777" w:rsidR="008C17D9" w:rsidRDefault="008C17D9" w:rsidP="002E6CD6">
      <w:r>
        <w:separator/>
      </w:r>
    </w:p>
  </w:footnote>
  <w:footnote w:type="continuationSeparator" w:id="0">
    <w:p w14:paraId="6756AACA" w14:textId="77777777" w:rsidR="008C17D9" w:rsidRDefault="008C17D9" w:rsidP="002E6C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3813" w14:textId="184AB67F" w:rsidR="00C648EC" w:rsidRPr="00756153" w:rsidRDefault="00C648EC" w:rsidP="00756153">
    <w:pPr>
      <w:pBdr>
        <w:bottom w:val="single" w:sz="6" w:space="1" w:color="auto"/>
      </w:pBdr>
      <w:tabs>
        <w:tab w:val="center" w:pos="4320"/>
      </w:tabs>
      <w:snapToGrid w:val="0"/>
      <w:ind w:right="13"/>
      <w:rPr>
        <w:rFonts w:eastAsia="Malgun Gothic"/>
        <w:sz w:val="18"/>
        <w:szCs w:val="18"/>
        <w:lang w:val="es-ES_tradnl"/>
      </w:rPr>
    </w:pPr>
    <w:r>
      <w:rPr>
        <w:rFonts w:ascii="Times New Roman" w:hAnsi="Times New Roman"/>
        <w:noProof/>
        <w:sz w:val="18"/>
        <w:szCs w:val="18"/>
        <w:lang w:eastAsia="en-US"/>
      </w:rPr>
      <w:drawing>
        <wp:inline distT="0" distB="0" distL="0" distR="0" wp14:anchorId="52283653" wp14:editId="1466D51B">
          <wp:extent cx="1403350" cy="342900"/>
          <wp:effectExtent l="0" t="0" r="0" b="12700"/>
          <wp:docPr id="42" name="图片 42" descr="说明: 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logo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342900"/>
                  </a:xfrm>
                  <a:prstGeom prst="rect">
                    <a:avLst/>
                  </a:prstGeom>
                  <a:noFill/>
                  <a:ln>
                    <a:noFill/>
                  </a:ln>
                </pic:spPr>
              </pic:pic>
            </a:graphicData>
          </a:graphic>
        </wp:inline>
      </w:drawing>
    </w:r>
    <w:r>
      <w:rPr>
        <w:rFonts w:hint="eastAsia"/>
        <w:sz w:val="18"/>
        <w:szCs w:val="18"/>
        <w:lang w:val="es-ES_tradnl"/>
      </w:rPr>
      <w:t xml:space="preserve"> </w:t>
    </w:r>
    <w:r>
      <w:rPr>
        <w:sz w:val="18"/>
        <w:szCs w:val="18"/>
        <w:lang w:val="es-ES_tradnl"/>
      </w:rPr>
      <w:t xml:space="preserve">        </w:t>
    </w:r>
    <w:r>
      <w:rPr>
        <w:rFonts w:ascii="Times New Roman" w:hAnsi="Times New Roman"/>
        <w:noProof/>
        <w:sz w:val="18"/>
        <w:szCs w:val="18"/>
        <w:lang w:eastAsia="en-US"/>
      </w:rPr>
      <mc:AlternateContent>
        <mc:Choice Requires="wps">
          <w:drawing>
            <wp:inline distT="0" distB="0" distL="0" distR="0" wp14:anchorId="3AED6EFC" wp14:editId="41C780A7">
              <wp:extent cx="1864800"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305B" w14:textId="6DC7A7F7" w:rsidR="00C648EC" w:rsidRPr="00EC5F7D" w:rsidRDefault="00C648EC" w:rsidP="00F459BC">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3AED6EFC" id="矩形 2" o:spid="_x0000_s1026" style="width:146.85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" filled="f" stroked="f">
              <v:textbox>
                <w:txbxContent>
                  <w:p w14:paraId="671B305B" w14:textId="6DC7A7F7" w:rsidR="00C648EC" w:rsidRPr="00EC5F7D" w:rsidRDefault="00C648EC" w:rsidP="00F459BC">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en-US"/>
      </w:rPr>
      <mc:AlternateContent>
        <mc:Choice Requires="wps">
          <w:drawing>
            <wp:inline distT="0" distB="0" distL="0" distR="0" wp14:anchorId="1A0A5763" wp14:editId="15FBDDF6">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4E2D9" w14:textId="3474F8B5" w:rsidR="00C648EC" w:rsidRDefault="00C648EC" w:rsidP="00B007DF">
                          <w:pPr>
                            <w:spacing w:line="276" w:lineRule="auto"/>
                            <w:rPr>
                              <w:rFonts w:ascii="Arial" w:hAnsi="Arial" w:cs="Arial"/>
                              <w:color w:val="000000" w:themeColor="text1"/>
                              <w:sz w:val="16"/>
                              <w:szCs w:val="16"/>
                            </w:rPr>
                          </w:pPr>
                          <w:r w:rsidRPr="00A11045">
                            <w:rPr>
                              <w:rFonts w:ascii="Arial" w:hAnsi="Arial" w:cs="Arial"/>
                              <w:color w:val="000000" w:themeColor="text1"/>
                              <w:sz w:val="16"/>
                              <w:szCs w:val="16"/>
                            </w:rPr>
                            <w:t xml:space="preserve">Vol </w:t>
                          </w:r>
                          <w:r>
                            <w:rPr>
                              <w:rFonts w:ascii="Arial" w:hAnsi="Arial" w:cs="Arial"/>
                              <w:color w:val="000000" w:themeColor="text1"/>
                              <w:sz w:val="16"/>
                              <w:szCs w:val="16"/>
                            </w:rPr>
                            <w:t>x</w:t>
                          </w:r>
                          <w:r w:rsidRPr="00A11045">
                            <w:rPr>
                              <w:rFonts w:ascii="Arial" w:hAnsi="Arial" w:cs="Arial"/>
                              <w:color w:val="000000" w:themeColor="text1"/>
                              <w:sz w:val="16"/>
                              <w:szCs w:val="16"/>
                            </w:rPr>
                            <w:t xml:space="preserve">, </w:t>
                          </w:r>
                          <w:proofErr w:type="spellStart"/>
                          <w:r w:rsidRPr="00A11045">
                            <w:rPr>
                              <w:rFonts w:ascii="Arial" w:hAnsi="Arial" w:cs="Arial"/>
                              <w:color w:val="000000" w:themeColor="text1"/>
                              <w:sz w:val="16"/>
                              <w:szCs w:val="16"/>
                            </w:rPr>
                            <w:t>Iss</w:t>
                          </w:r>
                          <w:proofErr w:type="spellEnd"/>
                          <w:r w:rsidRPr="00A11045">
                            <w:rPr>
                              <w:rFonts w:ascii="Arial" w:hAnsi="Arial" w:cs="Arial"/>
                              <w:color w:val="000000" w:themeColor="text1"/>
                              <w:sz w:val="16"/>
                              <w:szCs w:val="16"/>
                            </w:rPr>
                            <w:t xml:space="preserve"> </w:t>
                          </w:r>
                          <w:r>
                            <w:rPr>
                              <w:rFonts w:ascii="Arial" w:hAnsi="Arial" w:cs="Arial"/>
                              <w:color w:val="000000" w:themeColor="text1"/>
                              <w:sz w:val="16"/>
                              <w:szCs w:val="16"/>
                            </w:rPr>
                            <w:t>xx</w:t>
                          </w:r>
                          <w:r w:rsidRPr="00A11045">
                            <w:rPr>
                              <w:rFonts w:ascii="Arial" w:hAnsi="Arial" w:cs="Arial"/>
                              <w:color w:val="000000" w:themeColor="text1"/>
                              <w:sz w:val="16"/>
                              <w:szCs w:val="16"/>
                            </w:rPr>
                            <w:t xml:space="preserve">, </w:t>
                          </w:r>
                          <w:r>
                            <w:rPr>
                              <w:rFonts w:ascii="Arial" w:hAnsi="Arial" w:cs="Arial"/>
                              <w:color w:val="000000" w:themeColor="text1"/>
                              <w:sz w:val="16"/>
                              <w:szCs w:val="16"/>
                            </w:rPr>
                            <w:t>xxx xx</w:t>
                          </w:r>
                          <w:r w:rsidRPr="00A11045">
                            <w:rPr>
                              <w:rFonts w:ascii="Arial" w:hAnsi="Arial" w:cs="Arial"/>
                              <w:color w:val="000000" w:themeColor="text1"/>
                              <w:sz w:val="16"/>
                              <w:szCs w:val="16"/>
                            </w:rPr>
                            <w:t xml:space="preserve">, </w:t>
                          </w:r>
                          <w:proofErr w:type="spellStart"/>
                          <w:r>
                            <w:rPr>
                              <w:rFonts w:ascii="Arial" w:hAnsi="Arial" w:cs="Arial"/>
                              <w:color w:val="000000" w:themeColor="text1"/>
                              <w:sz w:val="16"/>
                              <w:szCs w:val="16"/>
                            </w:rPr>
                            <w:t>xxxx</w:t>
                          </w:r>
                          <w:proofErr w:type="spellEnd"/>
                        </w:p>
                        <w:p w14:paraId="38EF7EBE" w14:textId="32B3C588" w:rsidR="00C648EC" w:rsidRPr="00A11045" w:rsidRDefault="00C648EC" w:rsidP="00B007DF">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xxxx55555111112000</w:t>
                          </w:r>
                        </w:p>
                        <w:p w14:paraId="56DE05AE" w14:textId="77777777" w:rsidR="00C648EC" w:rsidRPr="00A11045" w:rsidRDefault="00C648EC" w:rsidP="00B007DF">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1A0A5763"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" filled="f" stroked="f">
              <v:textbox>
                <w:txbxContent>
                  <w:p w14:paraId="6534E2D9" w14:textId="3474F8B5" w:rsidR="00C648EC" w:rsidRDefault="00C648EC" w:rsidP="00B007DF">
                    <w:pPr>
                      <w:spacing w:line="276" w:lineRule="auto"/>
                      <w:rPr>
                        <w:rFonts w:ascii="Arial" w:hAnsi="Arial" w:cs="Arial"/>
                        <w:color w:val="000000" w:themeColor="text1"/>
                        <w:sz w:val="16"/>
                        <w:szCs w:val="16"/>
                      </w:rPr>
                    </w:pPr>
                    <w:r w:rsidRPr="00A11045">
                      <w:rPr>
                        <w:rFonts w:ascii="Arial" w:hAnsi="Arial" w:cs="Arial"/>
                        <w:color w:val="000000" w:themeColor="text1"/>
                        <w:sz w:val="16"/>
                        <w:szCs w:val="16"/>
                      </w:rPr>
                      <w:t xml:space="preserve">Vol </w:t>
                    </w:r>
                    <w:r>
                      <w:rPr>
                        <w:rFonts w:ascii="Arial" w:hAnsi="Arial" w:cs="Arial"/>
                        <w:color w:val="000000" w:themeColor="text1"/>
                        <w:sz w:val="16"/>
                        <w:szCs w:val="16"/>
                      </w:rPr>
                      <w:t>x</w:t>
                    </w:r>
                    <w:r w:rsidRPr="00A11045">
                      <w:rPr>
                        <w:rFonts w:ascii="Arial" w:hAnsi="Arial" w:cs="Arial"/>
                        <w:color w:val="000000" w:themeColor="text1"/>
                        <w:sz w:val="16"/>
                        <w:szCs w:val="16"/>
                      </w:rPr>
                      <w:t xml:space="preserve">, </w:t>
                    </w:r>
                    <w:proofErr w:type="spellStart"/>
                    <w:r w:rsidRPr="00A11045">
                      <w:rPr>
                        <w:rFonts w:ascii="Arial" w:hAnsi="Arial" w:cs="Arial"/>
                        <w:color w:val="000000" w:themeColor="text1"/>
                        <w:sz w:val="16"/>
                        <w:szCs w:val="16"/>
                      </w:rPr>
                      <w:t>Iss</w:t>
                    </w:r>
                    <w:proofErr w:type="spellEnd"/>
                    <w:r w:rsidRPr="00A11045">
                      <w:rPr>
                        <w:rFonts w:ascii="Arial" w:hAnsi="Arial" w:cs="Arial"/>
                        <w:color w:val="000000" w:themeColor="text1"/>
                        <w:sz w:val="16"/>
                        <w:szCs w:val="16"/>
                      </w:rPr>
                      <w:t xml:space="preserve"> </w:t>
                    </w:r>
                    <w:r>
                      <w:rPr>
                        <w:rFonts w:ascii="Arial" w:hAnsi="Arial" w:cs="Arial"/>
                        <w:color w:val="000000" w:themeColor="text1"/>
                        <w:sz w:val="16"/>
                        <w:szCs w:val="16"/>
                      </w:rPr>
                      <w:t>xx</w:t>
                    </w:r>
                    <w:r w:rsidRPr="00A11045">
                      <w:rPr>
                        <w:rFonts w:ascii="Arial" w:hAnsi="Arial" w:cs="Arial"/>
                        <w:color w:val="000000" w:themeColor="text1"/>
                        <w:sz w:val="16"/>
                        <w:szCs w:val="16"/>
                      </w:rPr>
                      <w:t xml:space="preserve">, </w:t>
                    </w:r>
                    <w:r>
                      <w:rPr>
                        <w:rFonts w:ascii="Arial" w:hAnsi="Arial" w:cs="Arial"/>
                        <w:color w:val="000000" w:themeColor="text1"/>
                        <w:sz w:val="16"/>
                        <w:szCs w:val="16"/>
                      </w:rPr>
                      <w:t>xxx xx</w:t>
                    </w:r>
                    <w:r w:rsidRPr="00A11045">
                      <w:rPr>
                        <w:rFonts w:ascii="Arial" w:hAnsi="Arial" w:cs="Arial"/>
                        <w:color w:val="000000" w:themeColor="text1"/>
                        <w:sz w:val="16"/>
                        <w:szCs w:val="16"/>
                      </w:rPr>
                      <w:t xml:space="preserve">, </w:t>
                    </w:r>
                    <w:proofErr w:type="spellStart"/>
                    <w:r>
                      <w:rPr>
                        <w:rFonts w:ascii="Arial" w:hAnsi="Arial" w:cs="Arial"/>
                        <w:color w:val="000000" w:themeColor="text1"/>
                        <w:sz w:val="16"/>
                        <w:szCs w:val="16"/>
                      </w:rPr>
                      <w:t>xxxx</w:t>
                    </w:r>
                    <w:proofErr w:type="spellEnd"/>
                  </w:p>
                  <w:p w14:paraId="38EF7EBE" w14:textId="32B3C588" w:rsidR="00C648EC" w:rsidRPr="00A11045" w:rsidRDefault="00C648EC" w:rsidP="00B007DF">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xxxx55555111112000</w:t>
                    </w:r>
                  </w:p>
                  <w:p w14:paraId="56DE05AE" w14:textId="77777777" w:rsidR="00C648EC" w:rsidRPr="00A11045" w:rsidRDefault="00C648EC" w:rsidP="00B007DF">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1">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A2B66"/>
    <w:multiLevelType w:val="multilevel"/>
    <w:tmpl w:val="30B61C84"/>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3795950"/>
    <w:multiLevelType w:val="multilevel"/>
    <w:tmpl w:val="4EB4B79E"/>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83C10F3"/>
    <w:multiLevelType w:val="multilevel"/>
    <w:tmpl w:val="F41458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08D57C85"/>
    <w:multiLevelType w:val="multilevel"/>
    <w:tmpl w:val="D54EA178"/>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7">
    <w:nsid w:val="13E6223D"/>
    <w:multiLevelType w:val="hybridMultilevel"/>
    <w:tmpl w:val="A21EDA06"/>
    <w:lvl w:ilvl="0" w:tplc="A7F4DA44">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21D5C"/>
    <w:multiLevelType w:val="multilevel"/>
    <w:tmpl w:val="2DD6EBEE"/>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225E1E83"/>
    <w:multiLevelType w:val="hybridMultilevel"/>
    <w:tmpl w:val="BDC4C3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774EC5"/>
    <w:multiLevelType w:val="multilevel"/>
    <w:tmpl w:val="6126450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2C027AC9"/>
    <w:multiLevelType w:val="multilevel"/>
    <w:tmpl w:val="7C263D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C6727BD"/>
    <w:multiLevelType w:val="multilevel"/>
    <w:tmpl w:val="5112839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2D443FC5"/>
    <w:multiLevelType w:val="hybridMultilevel"/>
    <w:tmpl w:val="3BE2B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AB6E12"/>
    <w:multiLevelType w:val="multilevel"/>
    <w:tmpl w:val="D76A9A9C"/>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3FF84AAB"/>
    <w:multiLevelType w:val="multilevel"/>
    <w:tmpl w:val="31E8001A"/>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44275360"/>
    <w:multiLevelType w:val="multilevel"/>
    <w:tmpl w:val="67BAD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46C70603"/>
    <w:multiLevelType w:val="hybridMultilevel"/>
    <w:tmpl w:val="A45CD2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801FA8"/>
    <w:multiLevelType w:val="multilevel"/>
    <w:tmpl w:val="70B673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59113510"/>
    <w:multiLevelType w:val="multilevel"/>
    <w:tmpl w:val="D57E025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5A7507A7"/>
    <w:multiLevelType w:val="multilevel"/>
    <w:tmpl w:val="A6C0BB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5AF646EC"/>
    <w:multiLevelType w:val="multilevel"/>
    <w:tmpl w:val="3F7C01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nsid w:val="5C741EC9"/>
    <w:multiLevelType w:val="hybridMultilevel"/>
    <w:tmpl w:val="41DE3366"/>
    <w:lvl w:ilvl="0" w:tplc="CAC46526">
      <w:start w:val="1"/>
      <w:numFmt w:val="lowerLetter"/>
      <w:lvlText w:val="%1."/>
      <w:lvlJc w:val="left"/>
      <w:pPr>
        <w:ind w:left="720" w:hanging="360"/>
      </w:pPr>
      <w:rPr>
        <w:rFonts w:hint="eastAsia"/>
      </w:rPr>
    </w:lvl>
    <w:lvl w:ilvl="1" w:tplc="3CF862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52DC5"/>
    <w:multiLevelType w:val="hybridMultilevel"/>
    <w:tmpl w:val="102EF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A1C14A8"/>
    <w:multiLevelType w:val="hybridMultilevel"/>
    <w:tmpl w:val="2CC845A8"/>
    <w:lvl w:ilvl="0" w:tplc="8F56514E">
      <w:start w:val="1"/>
      <w:numFmt w:val="upperLetter"/>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1563773"/>
    <w:multiLevelType w:val="multilevel"/>
    <w:tmpl w:val="0B8C53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797E3858"/>
    <w:multiLevelType w:val="multilevel"/>
    <w:tmpl w:val="A634B33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7D544D1E"/>
    <w:multiLevelType w:val="hybridMultilevel"/>
    <w:tmpl w:val="7E68DF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1"/>
  </w:num>
  <w:num w:numId="3">
    <w:abstractNumId w:val="0"/>
  </w:num>
  <w:num w:numId="4">
    <w:abstractNumId w:val="22"/>
  </w:num>
  <w:num w:numId="5">
    <w:abstractNumId w:val="4"/>
  </w:num>
  <w:num w:numId="6">
    <w:abstractNumId w:val="20"/>
  </w:num>
  <w:num w:numId="7">
    <w:abstractNumId w:val="18"/>
  </w:num>
  <w:num w:numId="8">
    <w:abstractNumId w:val="15"/>
  </w:num>
  <w:num w:numId="9">
    <w:abstractNumId w:val="11"/>
  </w:num>
  <w:num w:numId="10">
    <w:abstractNumId w:val="16"/>
  </w:num>
  <w:num w:numId="11">
    <w:abstractNumId w:val="5"/>
  </w:num>
  <w:num w:numId="12">
    <w:abstractNumId w:val="25"/>
  </w:num>
  <w:num w:numId="13">
    <w:abstractNumId w:val="21"/>
  </w:num>
  <w:num w:numId="14">
    <w:abstractNumId w:val="7"/>
  </w:num>
  <w:num w:numId="15">
    <w:abstractNumId w:val="13"/>
  </w:num>
  <w:num w:numId="16">
    <w:abstractNumId w:val="24"/>
  </w:num>
  <w:num w:numId="17">
    <w:abstractNumId w:val="3"/>
  </w:num>
  <w:num w:numId="18">
    <w:abstractNumId w:val="10"/>
  </w:num>
  <w:num w:numId="19">
    <w:abstractNumId w:val="2"/>
  </w:num>
  <w:num w:numId="20">
    <w:abstractNumId w:val="14"/>
  </w:num>
  <w:num w:numId="21">
    <w:abstractNumId w:val="19"/>
  </w:num>
  <w:num w:numId="22">
    <w:abstractNumId w:val="12"/>
  </w:num>
  <w:num w:numId="23">
    <w:abstractNumId w:val="26"/>
  </w:num>
  <w:num w:numId="24">
    <w:abstractNumId w:val="8"/>
  </w:num>
  <w:num w:numId="25">
    <w:abstractNumId w:val="17"/>
  </w:num>
  <w:num w:numId="26">
    <w:abstractNumId w:val="23"/>
  </w:num>
  <w:num w:numId="27">
    <w:abstractNumId w:val="9"/>
  </w:num>
  <w:num w:numId="28">
    <w:abstractNumId w:val="27"/>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o Thi Kim Nguyen">
    <w15:presenceInfo w15:providerId="None" w15:userId="Bao Thi Kim Nguyen"/>
  </w15:person>
  <w15:person w15:author="Christian Manoe Manoell Santos Medellin">
    <w15:presenceInfo w15:providerId="Windows Live" w15:userId="c1f01e11-013d-4b39-9429-7cb77f73a3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trackRevisions/>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U0NDY1MTS0tDQ2NDNR0lEKTi0uzszPAykwrwUAsdClQCwAAAA="/>
  </w:docVars>
  <w:rsids>
    <w:rsidRoot w:val="00997C3F"/>
    <w:rsid w:val="00000974"/>
    <w:rsid w:val="00001C33"/>
    <w:rsid w:val="000043C1"/>
    <w:rsid w:val="000059A4"/>
    <w:rsid w:val="00011631"/>
    <w:rsid w:val="00015C0D"/>
    <w:rsid w:val="00021060"/>
    <w:rsid w:val="0002204F"/>
    <w:rsid w:val="00022086"/>
    <w:rsid w:val="00023498"/>
    <w:rsid w:val="00025879"/>
    <w:rsid w:val="00025C97"/>
    <w:rsid w:val="000269AD"/>
    <w:rsid w:val="00026F0D"/>
    <w:rsid w:val="000278F4"/>
    <w:rsid w:val="0003210F"/>
    <w:rsid w:val="000321A6"/>
    <w:rsid w:val="000323E3"/>
    <w:rsid w:val="00032AA7"/>
    <w:rsid w:val="0003334E"/>
    <w:rsid w:val="000377D2"/>
    <w:rsid w:val="000405BC"/>
    <w:rsid w:val="000442BF"/>
    <w:rsid w:val="0004558C"/>
    <w:rsid w:val="00045F10"/>
    <w:rsid w:val="00052851"/>
    <w:rsid w:val="000627F0"/>
    <w:rsid w:val="00063579"/>
    <w:rsid w:val="00067EED"/>
    <w:rsid w:val="0007298E"/>
    <w:rsid w:val="000738CE"/>
    <w:rsid w:val="000741FE"/>
    <w:rsid w:val="000745CC"/>
    <w:rsid w:val="0008046F"/>
    <w:rsid w:val="00080E06"/>
    <w:rsid w:val="0008296D"/>
    <w:rsid w:val="00085C5F"/>
    <w:rsid w:val="00092BD9"/>
    <w:rsid w:val="00093253"/>
    <w:rsid w:val="0009336E"/>
    <w:rsid w:val="00096A86"/>
    <w:rsid w:val="00096AD5"/>
    <w:rsid w:val="000A04F5"/>
    <w:rsid w:val="000B179C"/>
    <w:rsid w:val="000B62F9"/>
    <w:rsid w:val="000B7917"/>
    <w:rsid w:val="000C176E"/>
    <w:rsid w:val="000C5516"/>
    <w:rsid w:val="000C69FD"/>
    <w:rsid w:val="000D08C4"/>
    <w:rsid w:val="000D0A2A"/>
    <w:rsid w:val="000D0D58"/>
    <w:rsid w:val="000D203C"/>
    <w:rsid w:val="000D3B04"/>
    <w:rsid w:val="000D3EBA"/>
    <w:rsid w:val="000D5D02"/>
    <w:rsid w:val="000D6900"/>
    <w:rsid w:val="000E0C9C"/>
    <w:rsid w:val="000E1C5D"/>
    <w:rsid w:val="000E246B"/>
    <w:rsid w:val="000E4C60"/>
    <w:rsid w:val="000E6A27"/>
    <w:rsid w:val="000F2F5C"/>
    <w:rsid w:val="000F54FE"/>
    <w:rsid w:val="000F7936"/>
    <w:rsid w:val="00100E19"/>
    <w:rsid w:val="00100F0D"/>
    <w:rsid w:val="001120CA"/>
    <w:rsid w:val="00114E9A"/>
    <w:rsid w:val="00121396"/>
    <w:rsid w:val="00121524"/>
    <w:rsid w:val="00122094"/>
    <w:rsid w:val="001228E6"/>
    <w:rsid w:val="00125346"/>
    <w:rsid w:val="00125391"/>
    <w:rsid w:val="00125494"/>
    <w:rsid w:val="001255D4"/>
    <w:rsid w:val="0013650A"/>
    <w:rsid w:val="00140291"/>
    <w:rsid w:val="00142469"/>
    <w:rsid w:val="00146E79"/>
    <w:rsid w:val="001525C0"/>
    <w:rsid w:val="00153D4C"/>
    <w:rsid w:val="001553BB"/>
    <w:rsid w:val="00165AF8"/>
    <w:rsid w:val="00167536"/>
    <w:rsid w:val="00172D61"/>
    <w:rsid w:val="00172F3E"/>
    <w:rsid w:val="00175CC7"/>
    <w:rsid w:val="0017684A"/>
    <w:rsid w:val="00180E73"/>
    <w:rsid w:val="00186062"/>
    <w:rsid w:val="00186FE6"/>
    <w:rsid w:val="0019124C"/>
    <w:rsid w:val="00191BA5"/>
    <w:rsid w:val="001978AB"/>
    <w:rsid w:val="001A23E9"/>
    <w:rsid w:val="001A3834"/>
    <w:rsid w:val="001A4266"/>
    <w:rsid w:val="001A49CE"/>
    <w:rsid w:val="001A5582"/>
    <w:rsid w:val="001A7757"/>
    <w:rsid w:val="001B1381"/>
    <w:rsid w:val="001B369E"/>
    <w:rsid w:val="001B45AE"/>
    <w:rsid w:val="001B482A"/>
    <w:rsid w:val="001B5AAE"/>
    <w:rsid w:val="001C1F8E"/>
    <w:rsid w:val="001C317E"/>
    <w:rsid w:val="001D28AB"/>
    <w:rsid w:val="001D3E96"/>
    <w:rsid w:val="001D45AB"/>
    <w:rsid w:val="001D4655"/>
    <w:rsid w:val="001E125D"/>
    <w:rsid w:val="001E1662"/>
    <w:rsid w:val="001E4077"/>
    <w:rsid w:val="001E480F"/>
    <w:rsid w:val="001E4A2C"/>
    <w:rsid w:val="001E72CA"/>
    <w:rsid w:val="001F6ACB"/>
    <w:rsid w:val="002048B2"/>
    <w:rsid w:val="00205C50"/>
    <w:rsid w:val="00207447"/>
    <w:rsid w:val="0020760F"/>
    <w:rsid w:val="002079B5"/>
    <w:rsid w:val="002175A4"/>
    <w:rsid w:val="00221949"/>
    <w:rsid w:val="00222994"/>
    <w:rsid w:val="00225D7B"/>
    <w:rsid w:val="00227574"/>
    <w:rsid w:val="00230E15"/>
    <w:rsid w:val="002358EA"/>
    <w:rsid w:val="00237052"/>
    <w:rsid w:val="00237483"/>
    <w:rsid w:val="00250872"/>
    <w:rsid w:val="00250FE4"/>
    <w:rsid w:val="00254BC0"/>
    <w:rsid w:val="00256A42"/>
    <w:rsid w:val="002665B8"/>
    <w:rsid w:val="002669AE"/>
    <w:rsid w:val="00267596"/>
    <w:rsid w:val="00267D8B"/>
    <w:rsid w:val="00270160"/>
    <w:rsid w:val="0027054A"/>
    <w:rsid w:val="002732E3"/>
    <w:rsid w:val="00273FC7"/>
    <w:rsid w:val="00277DB4"/>
    <w:rsid w:val="00282D7B"/>
    <w:rsid w:val="0028376B"/>
    <w:rsid w:val="00287923"/>
    <w:rsid w:val="00291574"/>
    <w:rsid w:val="00293CB8"/>
    <w:rsid w:val="0029411E"/>
    <w:rsid w:val="002946B9"/>
    <w:rsid w:val="00295F78"/>
    <w:rsid w:val="002A072B"/>
    <w:rsid w:val="002A5DD6"/>
    <w:rsid w:val="002A7FC3"/>
    <w:rsid w:val="002B1624"/>
    <w:rsid w:val="002C3213"/>
    <w:rsid w:val="002D2446"/>
    <w:rsid w:val="002E6962"/>
    <w:rsid w:val="002E6CD6"/>
    <w:rsid w:val="002E7365"/>
    <w:rsid w:val="002F022C"/>
    <w:rsid w:val="002F6D2C"/>
    <w:rsid w:val="00300303"/>
    <w:rsid w:val="00300EF1"/>
    <w:rsid w:val="00305E61"/>
    <w:rsid w:val="00306E00"/>
    <w:rsid w:val="00311E23"/>
    <w:rsid w:val="0031285C"/>
    <w:rsid w:val="00312937"/>
    <w:rsid w:val="003206A2"/>
    <w:rsid w:val="003211EA"/>
    <w:rsid w:val="00323BCF"/>
    <w:rsid w:val="003275D5"/>
    <w:rsid w:val="00332423"/>
    <w:rsid w:val="003368D7"/>
    <w:rsid w:val="003376FB"/>
    <w:rsid w:val="00337E2C"/>
    <w:rsid w:val="0034364F"/>
    <w:rsid w:val="0034719C"/>
    <w:rsid w:val="00347645"/>
    <w:rsid w:val="00352D8D"/>
    <w:rsid w:val="003540B5"/>
    <w:rsid w:val="00354882"/>
    <w:rsid w:val="00355AC5"/>
    <w:rsid w:val="00361F73"/>
    <w:rsid w:val="00361F8D"/>
    <w:rsid w:val="00367F2D"/>
    <w:rsid w:val="00371E44"/>
    <w:rsid w:val="0037227F"/>
    <w:rsid w:val="003730E3"/>
    <w:rsid w:val="003739AE"/>
    <w:rsid w:val="00375AAD"/>
    <w:rsid w:val="003760B8"/>
    <w:rsid w:val="00380C92"/>
    <w:rsid w:val="00384524"/>
    <w:rsid w:val="003866C2"/>
    <w:rsid w:val="003874F4"/>
    <w:rsid w:val="00391368"/>
    <w:rsid w:val="003926A3"/>
    <w:rsid w:val="003A1C5E"/>
    <w:rsid w:val="003A5943"/>
    <w:rsid w:val="003B27BD"/>
    <w:rsid w:val="003C5DD8"/>
    <w:rsid w:val="003C64F4"/>
    <w:rsid w:val="003C6864"/>
    <w:rsid w:val="003C71A0"/>
    <w:rsid w:val="003D0265"/>
    <w:rsid w:val="003D0952"/>
    <w:rsid w:val="003D0F4F"/>
    <w:rsid w:val="003D4B66"/>
    <w:rsid w:val="003D4F4B"/>
    <w:rsid w:val="003E418D"/>
    <w:rsid w:val="003E4592"/>
    <w:rsid w:val="003E63F3"/>
    <w:rsid w:val="003E6853"/>
    <w:rsid w:val="003E7D6A"/>
    <w:rsid w:val="003F167B"/>
    <w:rsid w:val="003F1DF2"/>
    <w:rsid w:val="00401412"/>
    <w:rsid w:val="00402B81"/>
    <w:rsid w:val="00403527"/>
    <w:rsid w:val="00403E27"/>
    <w:rsid w:val="00410138"/>
    <w:rsid w:val="00413E6C"/>
    <w:rsid w:val="0041603F"/>
    <w:rsid w:val="00416CA7"/>
    <w:rsid w:val="00421765"/>
    <w:rsid w:val="00421B99"/>
    <w:rsid w:val="00422B8C"/>
    <w:rsid w:val="004231FE"/>
    <w:rsid w:val="004255B2"/>
    <w:rsid w:val="0042774F"/>
    <w:rsid w:val="00436F0C"/>
    <w:rsid w:val="00437D10"/>
    <w:rsid w:val="00441F22"/>
    <w:rsid w:val="00445D92"/>
    <w:rsid w:val="004472A6"/>
    <w:rsid w:val="004502EC"/>
    <w:rsid w:val="0045085B"/>
    <w:rsid w:val="00451A7A"/>
    <w:rsid w:val="00460D44"/>
    <w:rsid w:val="00462262"/>
    <w:rsid w:val="00467FDB"/>
    <w:rsid w:val="00483653"/>
    <w:rsid w:val="004918E4"/>
    <w:rsid w:val="00497E66"/>
    <w:rsid w:val="004A053F"/>
    <w:rsid w:val="004A06DA"/>
    <w:rsid w:val="004A2DD5"/>
    <w:rsid w:val="004A36B8"/>
    <w:rsid w:val="004A48CB"/>
    <w:rsid w:val="004A6149"/>
    <w:rsid w:val="004A70C7"/>
    <w:rsid w:val="004A7263"/>
    <w:rsid w:val="004B16EA"/>
    <w:rsid w:val="004B2B53"/>
    <w:rsid w:val="004C0837"/>
    <w:rsid w:val="004D1B1B"/>
    <w:rsid w:val="004D2403"/>
    <w:rsid w:val="004D31B9"/>
    <w:rsid w:val="004D3870"/>
    <w:rsid w:val="004E15BC"/>
    <w:rsid w:val="004E3277"/>
    <w:rsid w:val="004E3739"/>
    <w:rsid w:val="004E6D7F"/>
    <w:rsid w:val="004E771F"/>
    <w:rsid w:val="004F2038"/>
    <w:rsid w:val="004F26FE"/>
    <w:rsid w:val="004F328F"/>
    <w:rsid w:val="004F455B"/>
    <w:rsid w:val="004F50FE"/>
    <w:rsid w:val="004F63AD"/>
    <w:rsid w:val="00501E5A"/>
    <w:rsid w:val="00502C89"/>
    <w:rsid w:val="005042AC"/>
    <w:rsid w:val="005058A3"/>
    <w:rsid w:val="00505FC6"/>
    <w:rsid w:val="005067CA"/>
    <w:rsid w:val="00507B80"/>
    <w:rsid w:val="00510600"/>
    <w:rsid w:val="005138DA"/>
    <w:rsid w:val="00517DE5"/>
    <w:rsid w:val="00524473"/>
    <w:rsid w:val="00527592"/>
    <w:rsid w:val="00527E54"/>
    <w:rsid w:val="00531543"/>
    <w:rsid w:val="00532761"/>
    <w:rsid w:val="005379CB"/>
    <w:rsid w:val="00543C1E"/>
    <w:rsid w:val="0054488A"/>
    <w:rsid w:val="00550F5A"/>
    <w:rsid w:val="0055613B"/>
    <w:rsid w:val="00562E17"/>
    <w:rsid w:val="00566792"/>
    <w:rsid w:val="00570614"/>
    <w:rsid w:val="0057271A"/>
    <w:rsid w:val="00572985"/>
    <w:rsid w:val="00577751"/>
    <w:rsid w:val="005818B2"/>
    <w:rsid w:val="00582135"/>
    <w:rsid w:val="00587549"/>
    <w:rsid w:val="00593302"/>
    <w:rsid w:val="005943DC"/>
    <w:rsid w:val="0059705C"/>
    <w:rsid w:val="00597F9B"/>
    <w:rsid w:val="005A0140"/>
    <w:rsid w:val="005A3B65"/>
    <w:rsid w:val="005A45FD"/>
    <w:rsid w:val="005A580A"/>
    <w:rsid w:val="005A6444"/>
    <w:rsid w:val="005B325E"/>
    <w:rsid w:val="005C6618"/>
    <w:rsid w:val="005C761A"/>
    <w:rsid w:val="005E06B5"/>
    <w:rsid w:val="005E791A"/>
    <w:rsid w:val="005F372C"/>
    <w:rsid w:val="005F4493"/>
    <w:rsid w:val="005F5452"/>
    <w:rsid w:val="005F70F8"/>
    <w:rsid w:val="00600252"/>
    <w:rsid w:val="006041FD"/>
    <w:rsid w:val="00605C43"/>
    <w:rsid w:val="00610E5C"/>
    <w:rsid w:val="00613878"/>
    <w:rsid w:val="00614B4E"/>
    <w:rsid w:val="00615FB3"/>
    <w:rsid w:val="006253EA"/>
    <w:rsid w:val="0062651C"/>
    <w:rsid w:val="006267C2"/>
    <w:rsid w:val="006277F9"/>
    <w:rsid w:val="00627819"/>
    <w:rsid w:val="0063299C"/>
    <w:rsid w:val="00637B8B"/>
    <w:rsid w:val="0064031F"/>
    <w:rsid w:val="00640F12"/>
    <w:rsid w:val="006411B8"/>
    <w:rsid w:val="006508F1"/>
    <w:rsid w:val="00651609"/>
    <w:rsid w:val="0065504A"/>
    <w:rsid w:val="006554DD"/>
    <w:rsid w:val="00660B74"/>
    <w:rsid w:val="00671636"/>
    <w:rsid w:val="00673009"/>
    <w:rsid w:val="00674F8B"/>
    <w:rsid w:val="006755B8"/>
    <w:rsid w:val="00683071"/>
    <w:rsid w:val="006858A4"/>
    <w:rsid w:val="00687C78"/>
    <w:rsid w:val="00692D63"/>
    <w:rsid w:val="006956D9"/>
    <w:rsid w:val="006958DC"/>
    <w:rsid w:val="006A12FE"/>
    <w:rsid w:val="006A3397"/>
    <w:rsid w:val="006A43CE"/>
    <w:rsid w:val="006B2626"/>
    <w:rsid w:val="006B44EA"/>
    <w:rsid w:val="006B562C"/>
    <w:rsid w:val="006C3230"/>
    <w:rsid w:val="006C4102"/>
    <w:rsid w:val="006C43D7"/>
    <w:rsid w:val="006C4D93"/>
    <w:rsid w:val="006C4FC1"/>
    <w:rsid w:val="006D2BC2"/>
    <w:rsid w:val="006D3A11"/>
    <w:rsid w:val="006D41D3"/>
    <w:rsid w:val="006D53DB"/>
    <w:rsid w:val="006D6FB9"/>
    <w:rsid w:val="006D79B3"/>
    <w:rsid w:val="006E01D6"/>
    <w:rsid w:val="006E23C2"/>
    <w:rsid w:val="006E28BE"/>
    <w:rsid w:val="006E34D3"/>
    <w:rsid w:val="006E5405"/>
    <w:rsid w:val="006E7239"/>
    <w:rsid w:val="006E73F9"/>
    <w:rsid w:val="006F4A75"/>
    <w:rsid w:val="006F4FC5"/>
    <w:rsid w:val="007005D0"/>
    <w:rsid w:val="00701A74"/>
    <w:rsid w:val="00701F82"/>
    <w:rsid w:val="00704461"/>
    <w:rsid w:val="0071108C"/>
    <w:rsid w:val="0071367A"/>
    <w:rsid w:val="00714237"/>
    <w:rsid w:val="0071513E"/>
    <w:rsid w:val="00717A3A"/>
    <w:rsid w:val="00721841"/>
    <w:rsid w:val="00722897"/>
    <w:rsid w:val="007234DA"/>
    <w:rsid w:val="007263BB"/>
    <w:rsid w:val="00730A89"/>
    <w:rsid w:val="00731660"/>
    <w:rsid w:val="00734383"/>
    <w:rsid w:val="00735C6C"/>
    <w:rsid w:val="00737708"/>
    <w:rsid w:val="00742F3B"/>
    <w:rsid w:val="00743456"/>
    <w:rsid w:val="007523F6"/>
    <w:rsid w:val="0075240A"/>
    <w:rsid w:val="0075272E"/>
    <w:rsid w:val="00754406"/>
    <w:rsid w:val="00755A87"/>
    <w:rsid w:val="00756153"/>
    <w:rsid w:val="0075616F"/>
    <w:rsid w:val="00757087"/>
    <w:rsid w:val="007604F5"/>
    <w:rsid w:val="00762DCB"/>
    <w:rsid w:val="00764D2E"/>
    <w:rsid w:val="00766F70"/>
    <w:rsid w:val="00772AB4"/>
    <w:rsid w:val="0077323C"/>
    <w:rsid w:val="00775285"/>
    <w:rsid w:val="0077657C"/>
    <w:rsid w:val="007807D0"/>
    <w:rsid w:val="0078204B"/>
    <w:rsid w:val="00783F18"/>
    <w:rsid w:val="00783F7F"/>
    <w:rsid w:val="007867C9"/>
    <w:rsid w:val="00794177"/>
    <w:rsid w:val="007A1B48"/>
    <w:rsid w:val="007A3404"/>
    <w:rsid w:val="007A41E1"/>
    <w:rsid w:val="007A4604"/>
    <w:rsid w:val="007B02C7"/>
    <w:rsid w:val="007B6B08"/>
    <w:rsid w:val="007C0928"/>
    <w:rsid w:val="007C1787"/>
    <w:rsid w:val="007C2652"/>
    <w:rsid w:val="007C3806"/>
    <w:rsid w:val="007C5D87"/>
    <w:rsid w:val="007D1B74"/>
    <w:rsid w:val="007D54A2"/>
    <w:rsid w:val="007E051D"/>
    <w:rsid w:val="007E6476"/>
    <w:rsid w:val="007F07B7"/>
    <w:rsid w:val="007F41D4"/>
    <w:rsid w:val="007F6224"/>
    <w:rsid w:val="008037E5"/>
    <w:rsid w:val="0080785B"/>
    <w:rsid w:val="00810347"/>
    <w:rsid w:val="00811773"/>
    <w:rsid w:val="00813843"/>
    <w:rsid w:val="00813B04"/>
    <w:rsid w:val="00822F92"/>
    <w:rsid w:val="00823C9A"/>
    <w:rsid w:val="0082575E"/>
    <w:rsid w:val="008260D7"/>
    <w:rsid w:val="00830901"/>
    <w:rsid w:val="00830DDF"/>
    <w:rsid w:val="00831110"/>
    <w:rsid w:val="00831793"/>
    <w:rsid w:val="00832130"/>
    <w:rsid w:val="00832EA4"/>
    <w:rsid w:val="00835F1F"/>
    <w:rsid w:val="008407D7"/>
    <w:rsid w:val="008432E9"/>
    <w:rsid w:val="0084353C"/>
    <w:rsid w:val="00845498"/>
    <w:rsid w:val="0084788D"/>
    <w:rsid w:val="008518C4"/>
    <w:rsid w:val="00856AB8"/>
    <w:rsid w:val="00861207"/>
    <w:rsid w:val="00865759"/>
    <w:rsid w:val="00866496"/>
    <w:rsid w:val="00867DEC"/>
    <w:rsid w:val="008745C6"/>
    <w:rsid w:val="00881DE5"/>
    <w:rsid w:val="00892197"/>
    <w:rsid w:val="008973A2"/>
    <w:rsid w:val="008A3DEC"/>
    <w:rsid w:val="008B1249"/>
    <w:rsid w:val="008B3829"/>
    <w:rsid w:val="008B6F53"/>
    <w:rsid w:val="008C004A"/>
    <w:rsid w:val="008C0A2F"/>
    <w:rsid w:val="008C17D9"/>
    <w:rsid w:val="008C19EA"/>
    <w:rsid w:val="008C3C8E"/>
    <w:rsid w:val="008C5CB3"/>
    <w:rsid w:val="008C78DD"/>
    <w:rsid w:val="008D1A64"/>
    <w:rsid w:val="008D6586"/>
    <w:rsid w:val="008D69B6"/>
    <w:rsid w:val="008E06A6"/>
    <w:rsid w:val="008E09A9"/>
    <w:rsid w:val="008E5249"/>
    <w:rsid w:val="008F35E8"/>
    <w:rsid w:val="008F3C42"/>
    <w:rsid w:val="008F40CE"/>
    <w:rsid w:val="00900A31"/>
    <w:rsid w:val="00905EAE"/>
    <w:rsid w:val="00906D5E"/>
    <w:rsid w:val="00910A99"/>
    <w:rsid w:val="00911492"/>
    <w:rsid w:val="009119A5"/>
    <w:rsid w:val="00911BAB"/>
    <w:rsid w:val="00914A1A"/>
    <w:rsid w:val="00923C2C"/>
    <w:rsid w:val="00926BA5"/>
    <w:rsid w:val="0093101E"/>
    <w:rsid w:val="00931995"/>
    <w:rsid w:val="00931D6A"/>
    <w:rsid w:val="0093238B"/>
    <w:rsid w:val="00936BA7"/>
    <w:rsid w:val="00940BB0"/>
    <w:rsid w:val="00945304"/>
    <w:rsid w:val="00945324"/>
    <w:rsid w:val="009465C1"/>
    <w:rsid w:val="00950539"/>
    <w:rsid w:val="00951428"/>
    <w:rsid w:val="00951E07"/>
    <w:rsid w:val="0095444D"/>
    <w:rsid w:val="00956AED"/>
    <w:rsid w:val="009653FA"/>
    <w:rsid w:val="009729DF"/>
    <w:rsid w:val="00976477"/>
    <w:rsid w:val="009779E5"/>
    <w:rsid w:val="0098279F"/>
    <w:rsid w:val="00985599"/>
    <w:rsid w:val="00985866"/>
    <w:rsid w:val="009875DC"/>
    <w:rsid w:val="00992405"/>
    <w:rsid w:val="00997C3F"/>
    <w:rsid w:val="00997E99"/>
    <w:rsid w:val="009A0B4C"/>
    <w:rsid w:val="009A308D"/>
    <w:rsid w:val="009A4F9A"/>
    <w:rsid w:val="009A65D5"/>
    <w:rsid w:val="009A7A04"/>
    <w:rsid w:val="009B4473"/>
    <w:rsid w:val="009B7208"/>
    <w:rsid w:val="009D0EC5"/>
    <w:rsid w:val="009D381A"/>
    <w:rsid w:val="009D3B4C"/>
    <w:rsid w:val="009D6398"/>
    <w:rsid w:val="009D6A12"/>
    <w:rsid w:val="009D73F6"/>
    <w:rsid w:val="009D7457"/>
    <w:rsid w:val="009E0991"/>
    <w:rsid w:val="009E4D9C"/>
    <w:rsid w:val="009E6C5D"/>
    <w:rsid w:val="009F066D"/>
    <w:rsid w:val="009F1FC7"/>
    <w:rsid w:val="009F26D3"/>
    <w:rsid w:val="009F2893"/>
    <w:rsid w:val="009F6B09"/>
    <w:rsid w:val="00A0074B"/>
    <w:rsid w:val="00A00B91"/>
    <w:rsid w:val="00A067F8"/>
    <w:rsid w:val="00A15171"/>
    <w:rsid w:val="00A164BB"/>
    <w:rsid w:val="00A232F9"/>
    <w:rsid w:val="00A41B93"/>
    <w:rsid w:val="00A41FC9"/>
    <w:rsid w:val="00A42AE9"/>
    <w:rsid w:val="00A456E9"/>
    <w:rsid w:val="00A46709"/>
    <w:rsid w:val="00A47291"/>
    <w:rsid w:val="00A5121D"/>
    <w:rsid w:val="00A54B69"/>
    <w:rsid w:val="00A56A81"/>
    <w:rsid w:val="00A56CDF"/>
    <w:rsid w:val="00A60267"/>
    <w:rsid w:val="00A63246"/>
    <w:rsid w:val="00A648FE"/>
    <w:rsid w:val="00A7263C"/>
    <w:rsid w:val="00A83DC6"/>
    <w:rsid w:val="00A84C57"/>
    <w:rsid w:val="00A84C6D"/>
    <w:rsid w:val="00A85D59"/>
    <w:rsid w:val="00A8605D"/>
    <w:rsid w:val="00A9255E"/>
    <w:rsid w:val="00A9385B"/>
    <w:rsid w:val="00A96851"/>
    <w:rsid w:val="00AA6625"/>
    <w:rsid w:val="00AB0F76"/>
    <w:rsid w:val="00AB204D"/>
    <w:rsid w:val="00AB7CBE"/>
    <w:rsid w:val="00AC17A8"/>
    <w:rsid w:val="00AC27E3"/>
    <w:rsid w:val="00AC6D18"/>
    <w:rsid w:val="00AC78B7"/>
    <w:rsid w:val="00AD4570"/>
    <w:rsid w:val="00AD4AF6"/>
    <w:rsid w:val="00AD60B0"/>
    <w:rsid w:val="00AD6F42"/>
    <w:rsid w:val="00AE0679"/>
    <w:rsid w:val="00AE140E"/>
    <w:rsid w:val="00AE2B89"/>
    <w:rsid w:val="00AE55A6"/>
    <w:rsid w:val="00AE726E"/>
    <w:rsid w:val="00AE7DD4"/>
    <w:rsid w:val="00B00416"/>
    <w:rsid w:val="00B007DF"/>
    <w:rsid w:val="00B0143A"/>
    <w:rsid w:val="00B05F64"/>
    <w:rsid w:val="00B07D5A"/>
    <w:rsid w:val="00B124E1"/>
    <w:rsid w:val="00B135C6"/>
    <w:rsid w:val="00B14A74"/>
    <w:rsid w:val="00B2164F"/>
    <w:rsid w:val="00B2308D"/>
    <w:rsid w:val="00B2415C"/>
    <w:rsid w:val="00B26729"/>
    <w:rsid w:val="00B2697F"/>
    <w:rsid w:val="00B27065"/>
    <w:rsid w:val="00B30B9B"/>
    <w:rsid w:val="00B30E5D"/>
    <w:rsid w:val="00B33CEB"/>
    <w:rsid w:val="00B37318"/>
    <w:rsid w:val="00B42BEE"/>
    <w:rsid w:val="00B4319E"/>
    <w:rsid w:val="00B434A5"/>
    <w:rsid w:val="00B44C7E"/>
    <w:rsid w:val="00B45123"/>
    <w:rsid w:val="00B504D6"/>
    <w:rsid w:val="00B505DC"/>
    <w:rsid w:val="00B516EF"/>
    <w:rsid w:val="00B53399"/>
    <w:rsid w:val="00B63702"/>
    <w:rsid w:val="00B6382C"/>
    <w:rsid w:val="00B763F6"/>
    <w:rsid w:val="00B808D7"/>
    <w:rsid w:val="00B80934"/>
    <w:rsid w:val="00B80BC7"/>
    <w:rsid w:val="00B81442"/>
    <w:rsid w:val="00B852D2"/>
    <w:rsid w:val="00B85A6E"/>
    <w:rsid w:val="00B87593"/>
    <w:rsid w:val="00B90054"/>
    <w:rsid w:val="00B91C43"/>
    <w:rsid w:val="00B94E70"/>
    <w:rsid w:val="00B96E28"/>
    <w:rsid w:val="00BA4B47"/>
    <w:rsid w:val="00BB00BD"/>
    <w:rsid w:val="00BB0A78"/>
    <w:rsid w:val="00BB109D"/>
    <w:rsid w:val="00BB48EC"/>
    <w:rsid w:val="00BC2CEF"/>
    <w:rsid w:val="00BC5411"/>
    <w:rsid w:val="00BC6940"/>
    <w:rsid w:val="00BC70EF"/>
    <w:rsid w:val="00BD14DD"/>
    <w:rsid w:val="00BD249E"/>
    <w:rsid w:val="00BD3E60"/>
    <w:rsid w:val="00BD5387"/>
    <w:rsid w:val="00BE00AB"/>
    <w:rsid w:val="00BE28C1"/>
    <w:rsid w:val="00BE680A"/>
    <w:rsid w:val="00BE7D77"/>
    <w:rsid w:val="00BF2F31"/>
    <w:rsid w:val="00BF33BC"/>
    <w:rsid w:val="00BF43C2"/>
    <w:rsid w:val="00BF6FA1"/>
    <w:rsid w:val="00BF7EF9"/>
    <w:rsid w:val="00C06041"/>
    <w:rsid w:val="00C10A8F"/>
    <w:rsid w:val="00C12F1F"/>
    <w:rsid w:val="00C13949"/>
    <w:rsid w:val="00C17005"/>
    <w:rsid w:val="00C21504"/>
    <w:rsid w:val="00C24E39"/>
    <w:rsid w:val="00C301C0"/>
    <w:rsid w:val="00C33BAC"/>
    <w:rsid w:val="00C3486F"/>
    <w:rsid w:val="00C3609A"/>
    <w:rsid w:val="00C36815"/>
    <w:rsid w:val="00C45271"/>
    <w:rsid w:val="00C46981"/>
    <w:rsid w:val="00C519F7"/>
    <w:rsid w:val="00C529E7"/>
    <w:rsid w:val="00C5321B"/>
    <w:rsid w:val="00C53619"/>
    <w:rsid w:val="00C53C13"/>
    <w:rsid w:val="00C5725A"/>
    <w:rsid w:val="00C57865"/>
    <w:rsid w:val="00C61441"/>
    <w:rsid w:val="00C61454"/>
    <w:rsid w:val="00C62396"/>
    <w:rsid w:val="00C648EC"/>
    <w:rsid w:val="00C64A82"/>
    <w:rsid w:val="00C6653B"/>
    <w:rsid w:val="00C703CE"/>
    <w:rsid w:val="00C73302"/>
    <w:rsid w:val="00C73DA7"/>
    <w:rsid w:val="00C76312"/>
    <w:rsid w:val="00C8018A"/>
    <w:rsid w:val="00C8094B"/>
    <w:rsid w:val="00C92244"/>
    <w:rsid w:val="00C92882"/>
    <w:rsid w:val="00C92C07"/>
    <w:rsid w:val="00C9667E"/>
    <w:rsid w:val="00C96ED2"/>
    <w:rsid w:val="00CA1386"/>
    <w:rsid w:val="00CA18C7"/>
    <w:rsid w:val="00CA18EF"/>
    <w:rsid w:val="00CA23C7"/>
    <w:rsid w:val="00CA27EB"/>
    <w:rsid w:val="00CA630F"/>
    <w:rsid w:val="00CB013F"/>
    <w:rsid w:val="00CB562A"/>
    <w:rsid w:val="00CB7C33"/>
    <w:rsid w:val="00CC0B5C"/>
    <w:rsid w:val="00CC291B"/>
    <w:rsid w:val="00CC3DF2"/>
    <w:rsid w:val="00CC4931"/>
    <w:rsid w:val="00CD1181"/>
    <w:rsid w:val="00CD172E"/>
    <w:rsid w:val="00CE0419"/>
    <w:rsid w:val="00CE411A"/>
    <w:rsid w:val="00CE4867"/>
    <w:rsid w:val="00CE6048"/>
    <w:rsid w:val="00CE66D5"/>
    <w:rsid w:val="00CE6DD4"/>
    <w:rsid w:val="00CE7CBA"/>
    <w:rsid w:val="00CF7FEA"/>
    <w:rsid w:val="00D010A4"/>
    <w:rsid w:val="00D11786"/>
    <w:rsid w:val="00D11A9F"/>
    <w:rsid w:val="00D12B9A"/>
    <w:rsid w:val="00D1779F"/>
    <w:rsid w:val="00D22076"/>
    <w:rsid w:val="00D22842"/>
    <w:rsid w:val="00D231E7"/>
    <w:rsid w:val="00D25986"/>
    <w:rsid w:val="00D259C3"/>
    <w:rsid w:val="00D271D5"/>
    <w:rsid w:val="00D30037"/>
    <w:rsid w:val="00D33EAC"/>
    <w:rsid w:val="00D34910"/>
    <w:rsid w:val="00D35691"/>
    <w:rsid w:val="00D35C5C"/>
    <w:rsid w:val="00D36932"/>
    <w:rsid w:val="00D37219"/>
    <w:rsid w:val="00D37664"/>
    <w:rsid w:val="00D3780C"/>
    <w:rsid w:val="00D4003D"/>
    <w:rsid w:val="00D41676"/>
    <w:rsid w:val="00D41A28"/>
    <w:rsid w:val="00D436DE"/>
    <w:rsid w:val="00D46C57"/>
    <w:rsid w:val="00D50FEE"/>
    <w:rsid w:val="00D513B4"/>
    <w:rsid w:val="00D52238"/>
    <w:rsid w:val="00D5273D"/>
    <w:rsid w:val="00D52E50"/>
    <w:rsid w:val="00D546C3"/>
    <w:rsid w:val="00D57440"/>
    <w:rsid w:val="00D57BE5"/>
    <w:rsid w:val="00D631FF"/>
    <w:rsid w:val="00D66940"/>
    <w:rsid w:val="00D67105"/>
    <w:rsid w:val="00D71300"/>
    <w:rsid w:val="00D766B5"/>
    <w:rsid w:val="00D77B56"/>
    <w:rsid w:val="00D825B6"/>
    <w:rsid w:val="00D82730"/>
    <w:rsid w:val="00D846F8"/>
    <w:rsid w:val="00D8622A"/>
    <w:rsid w:val="00D95703"/>
    <w:rsid w:val="00D96661"/>
    <w:rsid w:val="00DA41E9"/>
    <w:rsid w:val="00DA54F3"/>
    <w:rsid w:val="00DB1723"/>
    <w:rsid w:val="00DB3A52"/>
    <w:rsid w:val="00DB4AC0"/>
    <w:rsid w:val="00DB4E53"/>
    <w:rsid w:val="00DB5F2F"/>
    <w:rsid w:val="00DC0792"/>
    <w:rsid w:val="00DC2BCB"/>
    <w:rsid w:val="00DC351E"/>
    <w:rsid w:val="00DD0216"/>
    <w:rsid w:val="00DD0C84"/>
    <w:rsid w:val="00DD1DC8"/>
    <w:rsid w:val="00DD6417"/>
    <w:rsid w:val="00DE128F"/>
    <w:rsid w:val="00DE15C9"/>
    <w:rsid w:val="00DE3575"/>
    <w:rsid w:val="00DE3F27"/>
    <w:rsid w:val="00DE585C"/>
    <w:rsid w:val="00E027A9"/>
    <w:rsid w:val="00E06708"/>
    <w:rsid w:val="00E10C20"/>
    <w:rsid w:val="00E11B5A"/>
    <w:rsid w:val="00E13D7C"/>
    <w:rsid w:val="00E2172B"/>
    <w:rsid w:val="00E21BCE"/>
    <w:rsid w:val="00E24463"/>
    <w:rsid w:val="00E26D74"/>
    <w:rsid w:val="00E27B73"/>
    <w:rsid w:val="00E30CB4"/>
    <w:rsid w:val="00E31D39"/>
    <w:rsid w:val="00E31EE7"/>
    <w:rsid w:val="00E33290"/>
    <w:rsid w:val="00E336CA"/>
    <w:rsid w:val="00E34382"/>
    <w:rsid w:val="00E35BD1"/>
    <w:rsid w:val="00E40F82"/>
    <w:rsid w:val="00E4154E"/>
    <w:rsid w:val="00E425ED"/>
    <w:rsid w:val="00E44DE7"/>
    <w:rsid w:val="00E454F6"/>
    <w:rsid w:val="00E45DBF"/>
    <w:rsid w:val="00E4627B"/>
    <w:rsid w:val="00E47A0E"/>
    <w:rsid w:val="00E550AE"/>
    <w:rsid w:val="00E5745E"/>
    <w:rsid w:val="00E650CA"/>
    <w:rsid w:val="00E66441"/>
    <w:rsid w:val="00E713E8"/>
    <w:rsid w:val="00E721CE"/>
    <w:rsid w:val="00E80C0F"/>
    <w:rsid w:val="00E80C73"/>
    <w:rsid w:val="00E844D6"/>
    <w:rsid w:val="00E948BA"/>
    <w:rsid w:val="00E9746B"/>
    <w:rsid w:val="00E97691"/>
    <w:rsid w:val="00EA24C5"/>
    <w:rsid w:val="00EA5877"/>
    <w:rsid w:val="00EA58C7"/>
    <w:rsid w:val="00EB39F1"/>
    <w:rsid w:val="00EB4C2E"/>
    <w:rsid w:val="00EB547D"/>
    <w:rsid w:val="00EB6750"/>
    <w:rsid w:val="00EB6BDB"/>
    <w:rsid w:val="00EC2DFC"/>
    <w:rsid w:val="00EC69A6"/>
    <w:rsid w:val="00ED07E3"/>
    <w:rsid w:val="00ED0931"/>
    <w:rsid w:val="00ED34C4"/>
    <w:rsid w:val="00ED5C73"/>
    <w:rsid w:val="00ED6C0D"/>
    <w:rsid w:val="00EE0E1B"/>
    <w:rsid w:val="00EE0E6A"/>
    <w:rsid w:val="00EE1728"/>
    <w:rsid w:val="00EE3D6A"/>
    <w:rsid w:val="00EF14C5"/>
    <w:rsid w:val="00EF17F5"/>
    <w:rsid w:val="00EF1DCB"/>
    <w:rsid w:val="00EF2641"/>
    <w:rsid w:val="00EF542B"/>
    <w:rsid w:val="00F02A52"/>
    <w:rsid w:val="00F03762"/>
    <w:rsid w:val="00F125CB"/>
    <w:rsid w:val="00F158DF"/>
    <w:rsid w:val="00F161D1"/>
    <w:rsid w:val="00F21A7A"/>
    <w:rsid w:val="00F23273"/>
    <w:rsid w:val="00F2591C"/>
    <w:rsid w:val="00F3153B"/>
    <w:rsid w:val="00F358B3"/>
    <w:rsid w:val="00F36941"/>
    <w:rsid w:val="00F405A9"/>
    <w:rsid w:val="00F41926"/>
    <w:rsid w:val="00F43417"/>
    <w:rsid w:val="00F441CA"/>
    <w:rsid w:val="00F459BC"/>
    <w:rsid w:val="00F46F4B"/>
    <w:rsid w:val="00F47849"/>
    <w:rsid w:val="00F5146A"/>
    <w:rsid w:val="00F51BCF"/>
    <w:rsid w:val="00F55908"/>
    <w:rsid w:val="00F5684A"/>
    <w:rsid w:val="00F64686"/>
    <w:rsid w:val="00F65C77"/>
    <w:rsid w:val="00F705D8"/>
    <w:rsid w:val="00F71737"/>
    <w:rsid w:val="00F72515"/>
    <w:rsid w:val="00F73903"/>
    <w:rsid w:val="00F744A9"/>
    <w:rsid w:val="00F747C1"/>
    <w:rsid w:val="00F7584E"/>
    <w:rsid w:val="00F76260"/>
    <w:rsid w:val="00F76447"/>
    <w:rsid w:val="00F7739A"/>
    <w:rsid w:val="00F773E1"/>
    <w:rsid w:val="00F81C14"/>
    <w:rsid w:val="00F835EE"/>
    <w:rsid w:val="00F85D75"/>
    <w:rsid w:val="00F85E2E"/>
    <w:rsid w:val="00F8632C"/>
    <w:rsid w:val="00F8655B"/>
    <w:rsid w:val="00F914C4"/>
    <w:rsid w:val="00F96A0C"/>
    <w:rsid w:val="00FA1803"/>
    <w:rsid w:val="00FA2009"/>
    <w:rsid w:val="00FA28EF"/>
    <w:rsid w:val="00FA36F1"/>
    <w:rsid w:val="00FA4D77"/>
    <w:rsid w:val="00FB0221"/>
    <w:rsid w:val="00FB2324"/>
    <w:rsid w:val="00FB2864"/>
    <w:rsid w:val="00FB6074"/>
    <w:rsid w:val="00FB7197"/>
    <w:rsid w:val="00FB72DA"/>
    <w:rsid w:val="00FC1C3F"/>
    <w:rsid w:val="00FD19A3"/>
    <w:rsid w:val="00FD2FFA"/>
    <w:rsid w:val="00FD53D1"/>
    <w:rsid w:val="00FD7075"/>
    <w:rsid w:val="00FF1188"/>
    <w:rsid w:val="00FF17C4"/>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212CEB78-9CB0-446A-8F49-4979C2B7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F4B"/>
    <w:rPr>
      <w:rFonts w:asciiTheme="minorHAnsi" w:eastAsiaTheme="minorEastAsia" w:hAnsiTheme="minorHAnsi" w:cstheme="minorBidi"/>
      <w:kern w:val="2"/>
      <w:szCs w:val="22"/>
      <w:lang w:eastAsia="ko-KR"/>
    </w:rPr>
  </w:style>
  <w:style w:type="paragraph" w:styleId="Heading1">
    <w:name w:val="heading 1"/>
    <w:basedOn w:val="Normal"/>
    <w:next w:val="Normal"/>
    <w:link w:val="Heading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Heading2">
    <w:name w:val="heading 2"/>
    <w:basedOn w:val="Normal"/>
    <w:next w:val="Normal"/>
    <w:link w:val="Heading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Heading3">
    <w:name w:val="heading 3"/>
    <w:basedOn w:val="Normal"/>
    <w:next w:val="Normal"/>
    <w:link w:val="Heading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Heading4">
    <w:name w:val="heading 4"/>
    <w:basedOn w:val="Normal"/>
    <w:next w:val="Normal"/>
    <w:link w:val="Heading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Heading5">
    <w:name w:val="heading 5"/>
    <w:basedOn w:val="Normal"/>
    <w:next w:val="Normal"/>
    <w:link w:val="Heading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Heading6">
    <w:name w:val="heading 6"/>
    <w:basedOn w:val="Normal"/>
    <w:next w:val="Normal"/>
    <w:link w:val="Heading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Heading7">
    <w:name w:val="heading 7"/>
    <w:basedOn w:val="Normal"/>
    <w:next w:val="Normal"/>
    <w:link w:val="Heading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Heading8">
    <w:name w:val="heading 8"/>
    <w:basedOn w:val="Normal"/>
    <w:next w:val="Normal"/>
    <w:link w:val="Heading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Heading9">
    <w:name w:val="heading 9"/>
    <w:basedOn w:val="Normal"/>
    <w:next w:val="Normal"/>
    <w:link w:val="Heading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2E6CD6"/>
    <w:rPr>
      <w:sz w:val="18"/>
      <w:szCs w:val="18"/>
    </w:rPr>
  </w:style>
  <w:style w:type="paragraph" w:styleId="Footer">
    <w:name w:val="footer"/>
    <w:basedOn w:val="Normal"/>
    <w:link w:val="FooterChar"/>
    <w:uiPriority w:val="99"/>
    <w:unhideWhenUsed/>
    <w:rsid w:val="002E6CD6"/>
    <w:pPr>
      <w:tabs>
        <w:tab w:val="center" w:pos="4153"/>
        <w:tab w:val="right" w:pos="8306"/>
      </w:tabs>
      <w:snapToGrid w:val="0"/>
    </w:pPr>
    <w:rPr>
      <w:sz w:val="18"/>
      <w:szCs w:val="18"/>
    </w:rPr>
  </w:style>
  <w:style w:type="character" w:customStyle="1" w:styleId="FooterChar">
    <w:name w:val="Footer Char"/>
    <w:link w:val="Footer"/>
    <w:uiPriority w:val="99"/>
    <w:rsid w:val="002E6CD6"/>
    <w:rPr>
      <w:sz w:val="18"/>
      <w:szCs w:val="18"/>
    </w:rPr>
  </w:style>
  <w:style w:type="paragraph" w:styleId="BalloonText">
    <w:name w:val="Balloon Text"/>
    <w:basedOn w:val="Normal"/>
    <w:link w:val="BalloonTextChar"/>
    <w:uiPriority w:val="99"/>
    <w:semiHidden/>
    <w:unhideWhenUsed/>
    <w:rsid w:val="002E6CD6"/>
    <w:rPr>
      <w:sz w:val="18"/>
      <w:szCs w:val="18"/>
    </w:rPr>
  </w:style>
  <w:style w:type="character" w:customStyle="1" w:styleId="BalloonTextChar">
    <w:name w:val="Balloon Text Char"/>
    <w:link w:val="BalloonText"/>
    <w:uiPriority w:val="99"/>
    <w:semiHidden/>
    <w:rsid w:val="002E6CD6"/>
    <w:rPr>
      <w:sz w:val="18"/>
      <w:szCs w:val="18"/>
    </w:rPr>
  </w:style>
  <w:style w:type="character" w:styleId="Hyperlink">
    <w:name w:val="Hyperlink"/>
    <w:uiPriority w:val="99"/>
    <w:unhideWhenUsed/>
    <w:rsid w:val="002E6CD6"/>
    <w:rPr>
      <w:color w:val="0000FF"/>
      <w:u w:val="single"/>
    </w:rPr>
  </w:style>
  <w:style w:type="character" w:styleId="FollowedHyperlink">
    <w:name w:val="FollowedHyperlink"/>
    <w:uiPriority w:val="99"/>
    <w:semiHidden/>
    <w:unhideWhenUsed/>
    <w:rsid w:val="00A63246"/>
    <w:rPr>
      <w:color w:val="800080"/>
      <w:u w:val="single"/>
    </w:rPr>
  </w:style>
  <w:style w:type="paragraph" w:styleId="ListParagraph">
    <w:name w:val="List Paragraph"/>
    <w:basedOn w:val="Normal"/>
    <w:link w:val="ListParagraphChar"/>
    <w:uiPriority w:val="67"/>
    <w:qFormat/>
    <w:rsid w:val="00B80934"/>
    <w:pPr>
      <w:ind w:firstLineChars="200" w:firstLine="420"/>
    </w:pPr>
    <w:rPr>
      <w:sz w:val="24"/>
      <w:szCs w:val="24"/>
    </w:rPr>
  </w:style>
  <w:style w:type="table" w:styleId="LightShading">
    <w:name w:val="Light Shading"/>
    <w:basedOn w:val="TableNormal"/>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DefaultParagraphFont"/>
    <w:rsid w:val="00C6653B"/>
  </w:style>
  <w:style w:type="character" w:styleId="LineNumber">
    <w:name w:val="line number"/>
    <w:basedOn w:val="DefaultParagraphFont"/>
    <w:uiPriority w:val="99"/>
    <w:semiHidden/>
    <w:unhideWhenUsed/>
    <w:rsid w:val="00F46F4B"/>
  </w:style>
  <w:style w:type="numbering" w:customStyle="1" w:styleId="List0">
    <w:name w:val="List 0"/>
    <w:basedOn w:val="NoList"/>
    <w:rsid w:val="008E06A6"/>
    <w:pPr>
      <w:numPr>
        <w:numId w:val="1"/>
      </w:numPr>
    </w:pPr>
  </w:style>
  <w:style w:type="paragraph" w:customStyle="1" w:styleId="1">
    <w:name w:val="列出段落1"/>
    <w:basedOn w:val="Normal"/>
    <w:uiPriority w:val="99"/>
    <w:qFormat/>
    <w:rsid w:val="000442BF"/>
    <w:pPr>
      <w:ind w:left="720"/>
      <w:contextualSpacing/>
    </w:pPr>
    <w:rPr>
      <w:rFonts w:ascii="Geneva" w:eastAsia="SimSun" w:hAnsi="Geneva" w:cs="Times New Roman"/>
      <w:kern w:val="0"/>
      <w:sz w:val="24"/>
      <w:szCs w:val="24"/>
      <w:lang w:eastAsia="en-US"/>
    </w:rPr>
  </w:style>
  <w:style w:type="character" w:customStyle="1" w:styleId="apple-converted-space">
    <w:name w:val="apple-converted-space"/>
    <w:basedOn w:val="DefaultParagraphFont"/>
    <w:qFormat/>
    <w:rsid w:val="00C57865"/>
  </w:style>
  <w:style w:type="character" w:customStyle="1" w:styleId="Heading1Char">
    <w:name w:val="Heading 1 Char"/>
    <w:basedOn w:val="DefaultParagraphFont"/>
    <w:link w:val="Heading1"/>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5F4493"/>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ListParagraphChar">
    <w:name w:val="List Paragraph Char"/>
    <w:basedOn w:val="DefaultParagraphFont"/>
    <w:link w:val="ListParagraph"/>
    <w:uiPriority w:val="67"/>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Normal"/>
    <w:link w:val="EndNoteBibliographyChar"/>
    <w:rsid w:val="000D3EBA"/>
    <w:pPr>
      <w:spacing w:after="160"/>
    </w:pPr>
    <w:rPr>
      <w:noProof/>
      <w:sz w:val="22"/>
      <w:lang w:eastAsia="en-US"/>
    </w:rPr>
  </w:style>
  <w:style w:type="character" w:customStyle="1" w:styleId="EndNoteBibliographyChar">
    <w:name w:val="EndNote Bibliography Char"/>
    <w:basedOn w:val="ListParagraphChar"/>
    <w:link w:val="EndNoteBibliography"/>
    <w:rsid w:val="000D3EBA"/>
    <w:rPr>
      <w:rFonts w:asciiTheme="minorHAnsi" w:eastAsiaTheme="minorEastAsia" w:hAnsiTheme="minorHAnsi" w:cstheme="minorBidi"/>
      <w:noProof/>
      <w:kern w:val="2"/>
      <w:sz w:val="22"/>
      <w:szCs w:val="22"/>
      <w:lang w:eastAsia="en-US"/>
    </w:rPr>
  </w:style>
  <w:style w:type="character" w:styleId="Strong">
    <w:name w:val="Strong"/>
    <w:basedOn w:val="DefaultParagraphFont"/>
    <w:uiPriority w:val="22"/>
    <w:qFormat/>
    <w:rsid w:val="00EC69A6"/>
    <w:rPr>
      <w:b/>
      <w:bCs/>
    </w:rPr>
  </w:style>
  <w:style w:type="paragraph" w:customStyle="1" w:styleId="ColorfulList-Accent11">
    <w:name w:val="Colorful List - Accent 11"/>
    <w:basedOn w:val="Normal"/>
    <w:qFormat/>
    <w:rsid w:val="006D2BC2"/>
    <w:pPr>
      <w:ind w:left="720"/>
    </w:pPr>
    <w:rPr>
      <w:rFonts w:ascii="Cambria" w:eastAsia="Cambria" w:hAnsi="Cambria" w:cs="Times New Roman"/>
      <w:noProof/>
      <w:kern w:val="0"/>
      <w:sz w:val="24"/>
      <w:szCs w:val="20"/>
      <w:lang w:eastAsia="en-US"/>
    </w:rPr>
  </w:style>
  <w:style w:type="character" w:styleId="CommentReference">
    <w:name w:val="annotation reference"/>
    <w:basedOn w:val="DefaultParagraphFont"/>
    <w:uiPriority w:val="99"/>
    <w:semiHidden/>
    <w:unhideWhenUsed/>
    <w:rsid w:val="00FB0221"/>
    <w:rPr>
      <w:sz w:val="18"/>
      <w:szCs w:val="18"/>
    </w:rPr>
  </w:style>
  <w:style w:type="paragraph" w:styleId="CommentText">
    <w:name w:val="annotation text"/>
    <w:basedOn w:val="Normal"/>
    <w:link w:val="CommentTextChar"/>
    <w:uiPriority w:val="99"/>
    <w:semiHidden/>
    <w:unhideWhenUsed/>
    <w:rsid w:val="00FB0221"/>
    <w:rPr>
      <w:sz w:val="24"/>
      <w:szCs w:val="24"/>
    </w:rPr>
  </w:style>
  <w:style w:type="character" w:customStyle="1" w:styleId="CommentTextChar">
    <w:name w:val="Comment Text Char"/>
    <w:basedOn w:val="DefaultParagraphFont"/>
    <w:link w:val="CommentText"/>
    <w:uiPriority w:val="99"/>
    <w:semiHidden/>
    <w:rsid w:val="00FB0221"/>
    <w:rPr>
      <w:rFonts w:asciiTheme="minorHAnsi" w:eastAsiaTheme="minorEastAsia" w:hAnsiTheme="minorHAnsi" w:cstheme="minorBidi"/>
      <w:kern w:val="2"/>
      <w:sz w:val="24"/>
      <w:szCs w:val="24"/>
      <w:lang w:eastAsia="ko-KR"/>
    </w:rPr>
  </w:style>
  <w:style w:type="paragraph" w:styleId="CommentSubject">
    <w:name w:val="annotation subject"/>
    <w:basedOn w:val="CommentText"/>
    <w:next w:val="CommentText"/>
    <w:link w:val="CommentSubjectChar"/>
    <w:uiPriority w:val="99"/>
    <w:semiHidden/>
    <w:unhideWhenUsed/>
    <w:rsid w:val="00FB0221"/>
    <w:rPr>
      <w:b/>
      <w:bCs/>
      <w:sz w:val="20"/>
      <w:szCs w:val="20"/>
    </w:rPr>
  </w:style>
  <w:style w:type="character" w:customStyle="1" w:styleId="CommentSubjectChar">
    <w:name w:val="Comment Subject Char"/>
    <w:basedOn w:val="CommentTextChar"/>
    <w:link w:val="CommentSubject"/>
    <w:uiPriority w:val="99"/>
    <w:semiHidden/>
    <w:rsid w:val="00FB0221"/>
    <w:rPr>
      <w:rFonts w:asciiTheme="minorHAnsi" w:eastAsiaTheme="minorEastAsia" w:hAnsiTheme="minorHAnsi" w:cstheme="minorBidi"/>
      <w:b/>
      <w:bCs/>
      <w:kern w:val="2"/>
      <w:sz w:val="24"/>
      <w:szCs w:val="24"/>
      <w:lang w:eastAsia="ko-KR"/>
    </w:rPr>
  </w:style>
  <w:style w:type="character" w:customStyle="1" w:styleId="Heading3Char">
    <w:name w:val="Heading 3 Char"/>
    <w:basedOn w:val="DefaultParagraphFont"/>
    <w:link w:val="Heading3"/>
    <w:uiPriority w:val="9"/>
    <w:rsid w:val="0020760F"/>
    <w:rPr>
      <w:rFonts w:ascii="Arial" w:eastAsiaTheme="majorEastAsia" w:hAnsi="Arial" w:cs="Arial"/>
      <w:b/>
      <w:bCs/>
      <w:sz w:val="24"/>
      <w:szCs w:val="24"/>
      <w:lang w:val="en-GB" w:eastAsia="en-US"/>
    </w:rPr>
  </w:style>
  <w:style w:type="character" w:customStyle="1" w:styleId="Heading4Char">
    <w:name w:val="Heading 4 Char"/>
    <w:basedOn w:val="DefaultParagraphFont"/>
    <w:link w:val="Heading4"/>
    <w:uiPriority w:val="9"/>
    <w:rsid w:val="0020760F"/>
    <w:rPr>
      <w:rFonts w:ascii="Arial" w:eastAsiaTheme="majorEastAsia" w:hAnsi="Arial" w:cs="Arial"/>
      <w:b/>
      <w:bCs/>
      <w:iCs/>
      <w:sz w:val="24"/>
      <w:szCs w:val="24"/>
      <w:lang w:val="en-GB" w:eastAsia="en-US"/>
    </w:rPr>
  </w:style>
  <w:style w:type="character" w:customStyle="1" w:styleId="Heading5Char">
    <w:name w:val="Heading 5 Char"/>
    <w:basedOn w:val="DefaultParagraphFont"/>
    <w:link w:val="Heading5"/>
    <w:uiPriority w:val="9"/>
    <w:rsid w:val="0020760F"/>
    <w:rPr>
      <w:rFonts w:ascii="Arial" w:eastAsiaTheme="majorEastAsia" w:hAnsi="Arial" w:cs="Arial"/>
      <w:b/>
      <w:sz w:val="24"/>
      <w:szCs w:val="24"/>
      <w:lang w:val="en-GB" w:eastAsia="en-US"/>
    </w:rPr>
  </w:style>
  <w:style w:type="character" w:customStyle="1" w:styleId="Heading6Char">
    <w:name w:val="Heading 6 Char"/>
    <w:basedOn w:val="DefaultParagraphFont"/>
    <w:link w:val="Heading6"/>
    <w:uiPriority w:val="9"/>
    <w:rsid w:val="0020760F"/>
    <w:rPr>
      <w:rFonts w:ascii="Arial" w:eastAsiaTheme="majorEastAsia" w:hAnsi="Arial" w:cs="Arial"/>
      <w:b/>
      <w:iCs/>
      <w:sz w:val="24"/>
      <w:szCs w:val="24"/>
      <w:lang w:val="en-GB" w:eastAsia="en-US"/>
    </w:rPr>
  </w:style>
  <w:style w:type="character" w:customStyle="1" w:styleId="Heading7Char">
    <w:name w:val="Heading 7 Char"/>
    <w:basedOn w:val="DefaultParagraphFont"/>
    <w:link w:val="Heading7"/>
    <w:uiPriority w:val="9"/>
    <w:rsid w:val="0020760F"/>
    <w:rPr>
      <w:rFonts w:ascii="Arial" w:eastAsiaTheme="majorEastAsia" w:hAnsi="Arial" w:cstheme="majorBidi"/>
      <w:b/>
      <w:i/>
      <w:iCs/>
      <w:sz w:val="24"/>
      <w:szCs w:val="24"/>
      <w:lang w:val="en-GB" w:eastAsia="en-US"/>
    </w:rPr>
  </w:style>
  <w:style w:type="character" w:customStyle="1" w:styleId="Heading8Char">
    <w:name w:val="Heading 8 Char"/>
    <w:basedOn w:val="DefaultParagraphFont"/>
    <w:link w:val="Heading8"/>
    <w:uiPriority w:val="9"/>
    <w:rsid w:val="0020760F"/>
    <w:rPr>
      <w:rFonts w:ascii="Arial" w:eastAsiaTheme="majorEastAsia" w:hAnsi="Arial" w:cstheme="majorBidi"/>
      <w:sz w:val="24"/>
      <w:lang w:val="en-GB" w:eastAsia="en-US"/>
    </w:rPr>
  </w:style>
  <w:style w:type="character" w:customStyle="1" w:styleId="Heading9Char">
    <w:name w:val="Heading 9 Char"/>
    <w:basedOn w:val="DefaultParagraphFont"/>
    <w:link w:val="Heading9"/>
    <w:uiPriority w:val="9"/>
    <w:rsid w:val="0020760F"/>
    <w:rPr>
      <w:rFonts w:ascii="Arial" w:eastAsiaTheme="majorEastAsia" w:hAnsi="Arial" w:cstheme="majorBidi"/>
      <w:i/>
      <w:iCs/>
      <w:sz w:val="24"/>
      <w:lang w:val="en-GB" w:eastAsia="en-US"/>
    </w:rPr>
  </w:style>
  <w:style w:type="paragraph" w:customStyle="1" w:styleId="Subheading">
    <w:name w:val="Subheading"/>
    <w:basedOn w:val="Normal"/>
    <w:next w:val="Normal"/>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DefaultParagraphFont"/>
    <w:link w:val="Subheading"/>
    <w:rsid w:val="0020760F"/>
    <w:rPr>
      <w:rFonts w:ascii="Arial" w:eastAsiaTheme="minorEastAsia" w:hAnsi="Arial" w:cs="Arial"/>
      <w:b/>
      <w:sz w:val="24"/>
      <w:szCs w:val="24"/>
      <w:lang w:val="en-GB" w:eastAsia="en-US"/>
    </w:rPr>
  </w:style>
  <w:style w:type="paragraph" w:styleId="Caption">
    <w:name w:val="caption"/>
    <w:basedOn w:val="Normal"/>
    <w:next w:val="Normal"/>
    <w:uiPriority w:val="35"/>
    <w:unhideWhenUsed/>
    <w:qFormat/>
    <w:rsid w:val="0020760F"/>
    <w:pPr>
      <w:spacing w:before="120"/>
    </w:pPr>
    <w:rPr>
      <w:rFonts w:ascii="Arial" w:hAnsi="Arial" w:cs="Arial"/>
      <w:b/>
      <w:bCs/>
      <w:kern w:val="0"/>
      <w:sz w:val="24"/>
      <w:szCs w:val="18"/>
      <w:lang w:val="en-GB" w:eastAsia="en-US"/>
    </w:rPr>
  </w:style>
  <w:style w:type="paragraph" w:styleId="Title">
    <w:name w:val="Title"/>
    <w:basedOn w:val="Normal"/>
    <w:next w:val="Normal"/>
    <w:link w:val="TitleChar"/>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TitleChar">
    <w:name w:val="Title Char"/>
    <w:basedOn w:val="DefaultParagraphFont"/>
    <w:link w:val="Title"/>
    <w:uiPriority w:val="10"/>
    <w:rsid w:val="0020760F"/>
    <w:rPr>
      <w:rFonts w:ascii="Arial" w:eastAsiaTheme="majorEastAsia" w:hAnsi="Arial" w:cs="Arial"/>
      <w:b/>
      <w:spacing w:val="5"/>
      <w:sz w:val="36"/>
      <w:szCs w:val="52"/>
      <w:lang w:val="en-GB" w:eastAsia="en-US"/>
    </w:rPr>
  </w:style>
  <w:style w:type="paragraph" w:styleId="Subtitle">
    <w:name w:val="Subtitle"/>
    <w:basedOn w:val="Normal"/>
    <w:next w:val="Normal"/>
    <w:link w:val="SubtitleChar"/>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SubtitleChar">
    <w:name w:val="Subtitle Char"/>
    <w:basedOn w:val="DefaultParagraphFont"/>
    <w:link w:val="Subtitle"/>
    <w:uiPriority w:val="11"/>
    <w:rsid w:val="0020760F"/>
    <w:rPr>
      <w:rFonts w:ascii="Arial" w:eastAsiaTheme="majorEastAsia" w:hAnsi="Arial" w:cs="Arial"/>
      <w:iCs/>
      <w:spacing w:val="15"/>
      <w:sz w:val="28"/>
      <w:szCs w:val="24"/>
      <w:lang w:val="en-GB" w:eastAsia="en-US"/>
    </w:rPr>
  </w:style>
  <w:style w:type="paragraph" w:styleId="Quote">
    <w:name w:val="Quote"/>
    <w:basedOn w:val="Normal"/>
    <w:next w:val="Normal"/>
    <w:link w:val="QuoteChar1"/>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QuoteChar1">
    <w:name w:val="Quote Char1"/>
    <w:basedOn w:val="DefaultParagraphFont"/>
    <w:link w:val="Quote"/>
    <w:uiPriority w:val="29"/>
    <w:rsid w:val="0020760F"/>
    <w:rPr>
      <w:rFonts w:ascii="Arial" w:eastAsiaTheme="minorEastAsia" w:hAnsi="Arial" w:cs="Arial"/>
      <w:i/>
      <w:iCs/>
      <w:sz w:val="24"/>
      <w:szCs w:val="24"/>
      <w:lang w:val="en-GB" w:eastAsia="en-US"/>
    </w:rPr>
  </w:style>
  <w:style w:type="character" w:customStyle="1" w:styleId="QuoteChar">
    <w:name w:val="Quote Char"/>
    <w:basedOn w:val="DefaultParagraphFont"/>
    <w:uiPriority w:val="29"/>
    <w:rsid w:val="0020760F"/>
    <w:rPr>
      <w:rFonts w:ascii="Arial" w:hAnsi="Arial" w:cs="Arial"/>
      <w:i/>
      <w:iCs/>
      <w:color w:val="000000" w:themeColor="text1"/>
      <w:sz w:val="28"/>
    </w:rPr>
  </w:style>
  <w:style w:type="paragraph" w:styleId="ListBullet">
    <w:name w:val="List Bullet"/>
    <w:basedOn w:val="Normal"/>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ListNumber">
    <w:name w:val="List Number"/>
    <w:basedOn w:val="Normal"/>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TableofFigures">
    <w:name w:val="table of figures"/>
    <w:basedOn w:val="Normal"/>
    <w:next w:val="Normal"/>
    <w:uiPriority w:val="99"/>
    <w:semiHidden/>
    <w:unhideWhenUsed/>
    <w:rsid w:val="0020760F"/>
    <w:pPr>
      <w:spacing w:before="120" w:line="276" w:lineRule="auto"/>
    </w:pPr>
    <w:rPr>
      <w:rFonts w:ascii="Arial" w:hAnsi="Arial" w:cs="Arial"/>
      <w:kern w:val="0"/>
      <w:sz w:val="24"/>
      <w:szCs w:val="24"/>
      <w:lang w:val="en-GB" w:eastAsia="en-US"/>
    </w:rPr>
  </w:style>
  <w:style w:type="character" w:styleId="IntenseEmphasis">
    <w:name w:val="Intense Emphasis"/>
    <w:basedOn w:val="DefaultParagraphFont"/>
    <w:uiPriority w:val="21"/>
    <w:qFormat/>
    <w:rsid w:val="0020760F"/>
    <w:rPr>
      <w:b/>
      <w:bCs/>
      <w:i/>
      <w:iCs/>
      <w:color w:val="auto"/>
    </w:rPr>
  </w:style>
  <w:style w:type="paragraph" w:styleId="IntenseQuote">
    <w:name w:val="Intense Quote"/>
    <w:basedOn w:val="Normal"/>
    <w:next w:val="Normal"/>
    <w:link w:val="IntenseQuoteChar"/>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IntenseQuoteChar">
    <w:name w:val="Intense Quote Char"/>
    <w:basedOn w:val="DefaultParagraphFont"/>
    <w:link w:val="IntenseQuote"/>
    <w:uiPriority w:val="30"/>
    <w:rsid w:val="0020760F"/>
    <w:rPr>
      <w:rFonts w:ascii="Arial" w:eastAsiaTheme="minorEastAsia" w:hAnsi="Arial" w:cs="Arial"/>
      <w:b/>
      <w:bCs/>
      <w:i/>
      <w:iCs/>
      <w:sz w:val="24"/>
      <w:szCs w:val="24"/>
      <w:lang w:val="en-GB" w:eastAsia="en-US"/>
    </w:rPr>
  </w:style>
  <w:style w:type="character" w:styleId="SubtleReference">
    <w:name w:val="Subtle Reference"/>
    <w:basedOn w:val="DefaultParagraphFont"/>
    <w:uiPriority w:val="31"/>
    <w:qFormat/>
    <w:rsid w:val="0020760F"/>
    <w:rPr>
      <w:smallCaps/>
      <w:color w:val="auto"/>
      <w:u w:val="single"/>
    </w:rPr>
  </w:style>
  <w:style w:type="character" w:styleId="IntenseReference">
    <w:name w:val="Intense Reference"/>
    <w:basedOn w:val="DefaultParagraphFont"/>
    <w:uiPriority w:val="32"/>
    <w:qFormat/>
    <w:rsid w:val="0020760F"/>
    <w:rPr>
      <w:b/>
      <w:bCs/>
      <w:smallCaps/>
      <w:color w:val="auto"/>
      <w:spacing w:val="5"/>
      <w:u w:val="single"/>
    </w:rPr>
  </w:style>
  <w:style w:type="paragraph" w:styleId="TOCHeading">
    <w:name w:val="TOC Heading"/>
    <w:basedOn w:val="Heading1"/>
    <w:next w:val="Normal"/>
    <w:uiPriority w:val="39"/>
    <w:semiHidden/>
    <w:unhideWhenUsed/>
    <w:qFormat/>
    <w:rsid w:val="0020760F"/>
    <w:pPr>
      <w:spacing w:line="276" w:lineRule="auto"/>
      <w:outlineLvl w:val="9"/>
    </w:pPr>
    <w:rPr>
      <w:rFonts w:ascii="Arial" w:hAnsi="Arial"/>
      <w:color w:val="auto"/>
      <w:sz w:val="28"/>
      <w:szCs w:val="28"/>
      <w:lang w:val="en-GB"/>
    </w:rPr>
  </w:style>
  <w:style w:type="paragraph" w:styleId="BlockText">
    <w:name w:val="Block Text"/>
    <w:basedOn w:val="Normal"/>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PlaceholderText">
    <w:name w:val="Placeholder Text"/>
    <w:basedOn w:val="DefaultParagraphFont"/>
    <w:uiPriority w:val="99"/>
    <w:semiHidden/>
    <w:rsid w:val="0020760F"/>
    <w:rPr>
      <w:color w:val="auto"/>
    </w:rPr>
  </w:style>
  <w:style w:type="paragraph" w:styleId="TOAHeading">
    <w:name w:val="toa heading"/>
    <w:basedOn w:val="Normal"/>
    <w:next w:val="Normal"/>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PlainText">
    <w:name w:val="Plain Text"/>
    <w:basedOn w:val="Normal"/>
    <w:link w:val="PlainTextChar"/>
    <w:uiPriority w:val="99"/>
    <w:semiHidden/>
    <w:unhideWhenUsed/>
    <w:rsid w:val="0020760F"/>
    <w:rPr>
      <w:rFonts w:ascii="Consolas" w:hAnsi="Consolas" w:cs="Arial"/>
      <w:kern w:val="0"/>
      <w:sz w:val="24"/>
      <w:szCs w:val="21"/>
      <w:lang w:val="en-GB" w:eastAsia="en-US"/>
    </w:rPr>
  </w:style>
  <w:style w:type="character" w:customStyle="1" w:styleId="PlainTextChar">
    <w:name w:val="Plain Text Char"/>
    <w:basedOn w:val="DefaultParagraphFont"/>
    <w:link w:val="PlainText"/>
    <w:uiPriority w:val="99"/>
    <w:semiHidden/>
    <w:rsid w:val="0020760F"/>
    <w:rPr>
      <w:rFonts w:ascii="Consolas" w:eastAsiaTheme="minorEastAsia" w:hAnsi="Consolas" w:cs="Arial"/>
      <w:sz w:val="24"/>
      <w:szCs w:val="21"/>
      <w:lang w:val="en-GB" w:eastAsia="en-US"/>
    </w:rPr>
  </w:style>
  <w:style w:type="paragraph" w:styleId="BodyText3">
    <w:name w:val="Body Text 3"/>
    <w:basedOn w:val="Normal"/>
    <w:link w:val="BodyText3Char"/>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BodyText3Char">
    <w:name w:val="Body Text 3 Char"/>
    <w:basedOn w:val="DefaultParagraphFont"/>
    <w:link w:val="BodyText3"/>
    <w:uiPriority w:val="99"/>
    <w:semiHidden/>
    <w:rsid w:val="0020760F"/>
    <w:rPr>
      <w:rFonts w:ascii="Arial" w:eastAsiaTheme="minorEastAsia" w:hAnsi="Arial" w:cs="Arial"/>
      <w:szCs w:val="16"/>
      <w:lang w:val="en-GB" w:eastAsia="en-US"/>
    </w:rPr>
  </w:style>
  <w:style w:type="paragraph" w:styleId="BodyText">
    <w:name w:val="Body Text"/>
    <w:basedOn w:val="Normal"/>
    <w:link w:val="BodyTextChar"/>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BodyTextChar">
    <w:name w:val="Body Text Char"/>
    <w:basedOn w:val="DefaultParagraphFont"/>
    <w:link w:val="BodyText"/>
    <w:uiPriority w:val="99"/>
    <w:semiHidden/>
    <w:rsid w:val="0020760F"/>
    <w:rPr>
      <w:rFonts w:ascii="Arial" w:eastAsiaTheme="minorEastAsia" w:hAnsi="Arial" w:cs="Arial"/>
      <w:sz w:val="24"/>
      <w:szCs w:val="24"/>
      <w:lang w:val="en-GB" w:eastAsia="en-US"/>
    </w:rPr>
  </w:style>
  <w:style w:type="paragraph" w:styleId="BodyTextFirstIndent">
    <w:name w:val="Body Text First Indent"/>
    <w:basedOn w:val="BodyText"/>
    <w:link w:val="BodyTextFirstIndentChar"/>
    <w:uiPriority w:val="99"/>
    <w:unhideWhenUsed/>
    <w:rsid w:val="0020760F"/>
    <w:pPr>
      <w:spacing w:after="320"/>
      <w:ind w:firstLine="360"/>
    </w:pPr>
  </w:style>
  <w:style w:type="character" w:customStyle="1" w:styleId="BodyTextFirstIndentChar">
    <w:name w:val="Body Text First Indent Char"/>
    <w:basedOn w:val="BodyTextChar"/>
    <w:link w:val="BodyTextFirstIndent"/>
    <w:uiPriority w:val="99"/>
    <w:rsid w:val="0020760F"/>
    <w:rPr>
      <w:rFonts w:ascii="Arial" w:eastAsiaTheme="minorEastAsia" w:hAnsi="Arial" w:cs="Arial"/>
      <w:sz w:val="24"/>
      <w:szCs w:val="24"/>
      <w:lang w:val="en-GB" w:eastAsia="en-US"/>
    </w:rPr>
  </w:style>
  <w:style w:type="paragraph" w:styleId="BodyTextIndent3">
    <w:name w:val="Body Text Indent 3"/>
    <w:basedOn w:val="Normal"/>
    <w:link w:val="BodyTextIndent3Char"/>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BodyTextIndent3Char">
    <w:name w:val="Body Text Indent 3 Char"/>
    <w:basedOn w:val="DefaultParagraphFont"/>
    <w:link w:val="BodyTextIndent3"/>
    <w:uiPriority w:val="99"/>
    <w:rsid w:val="0020760F"/>
    <w:rPr>
      <w:rFonts w:ascii="Arial" w:eastAsiaTheme="minorEastAsia" w:hAnsi="Arial" w:cs="Arial"/>
      <w:szCs w:val="16"/>
      <w:lang w:val="en-GB" w:eastAsia="en-US"/>
    </w:rPr>
  </w:style>
  <w:style w:type="paragraph" w:styleId="DocumentMap">
    <w:name w:val="Document Map"/>
    <w:basedOn w:val="Normal"/>
    <w:link w:val="DocumentMapChar"/>
    <w:uiPriority w:val="99"/>
    <w:semiHidden/>
    <w:unhideWhenUsed/>
    <w:rsid w:val="0020760F"/>
    <w:rPr>
      <w:rFonts w:ascii="Arial" w:hAnsi="Arial" w:cs="Tahoma"/>
      <w:kern w:val="0"/>
      <w:sz w:val="24"/>
      <w:szCs w:val="16"/>
      <w:lang w:val="en-GB" w:eastAsia="en-US"/>
    </w:rPr>
  </w:style>
  <w:style w:type="character" w:customStyle="1" w:styleId="DocumentMapChar">
    <w:name w:val="Document Map Char"/>
    <w:basedOn w:val="DefaultParagraphFont"/>
    <w:link w:val="DocumentMap"/>
    <w:uiPriority w:val="99"/>
    <w:semiHidden/>
    <w:rsid w:val="0020760F"/>
    <w:rPr>
      <w:rFonts w:ascii="Arial" w:eastAsiaTheme="minorEastAsia" w:hAnsi="Arial" w:cs="Tahoma"/>
      <w:sz w:val="24"/>
      <w:szCs w:val="16"/>
      <w:lang w:val="en-GB" w:eastAsia="en-US"/>
    </w:rPr>
  </w:style>
  <w:style w:type="paragraph" w:styleId="EndnoteText">
    <w:name w:val="endnote text"/>
    <w:basedOn w:val="Normal"/>
    <w:link w:val="EndnoteTextChar"/>
    <w:uiPriority w:val="99"/>
    <w:unhideWhenUsed/>
    <w:rsid w:val="0020760F"/>
    <w:rPr>
      <w:rFonts w:ascii="Arial" w:hAnsi="Arial" w:cs="Arial"/>
      <w:kern w:val="0"/>
      <w:sz w:val="24"/>
      <w:szCs w:val="20"/>
      <w:lang w:val="en-GB" w:eastAsia="en-US"/>
    </w:rPr>
  </w:style>
  <w:style w:type="character" w:customStyle="1" w:styleId="EndnoteTextChar">
    <w:name w:val="Endnote Text Char"/>
    <w:basedOn w:val="DefaultParagraphFont"/>
    <w:link w:val="EndnoteText"/>
    <w:uiPriority w:val="99"/>
    <w:rsid w:val="0020760F"/>
    <w:rPr>
      <w:rFonts w:ascii="Arial" w:eastAsiaTheme="minorEastAsia" w:hAnsi="Arial" w:cs="Arial"/>
      <w:sz w:val="24"/>
      <w:lang w:val="en-GB" w:eastAsia="en-US"/>
    </w:rPr>
  </w:style>
  <w:style w:type="character" w:styleId="Emphasis">
    <w:name w:val="Emphasis"/>
    <w:basedOn w:val="DefaultParagraphFont"/>
    <w:uiPriority w:val="20"/>
    <w:qFormat/>
    <w:rsid w:val="0020760F"/>
    <w:rPr>
      <w:i/>
      <w:iCs/>
    </w:rPr>
  </w:style>
  <w:style w:type="paragraph" w:styleId="EnvelopeReturn">
    <w:name w:val="envelope return"/>
    <w:basedOn w:val="Normal"/>
    <w:uiPriority w:val="99"/>
    <w:semiHidden/>
    <w:unhideWhenUsed/>
    <w:rsid w:val="0020760F"/>
    <w:rPr>
      <w:rFonts w:ascii="Arial" w:eastAsiaTheme="majorEastAsia" w:hAnsi="Arial" w:cstheme="majorBidi"/>
      <w:kern w:val="0"/>
      <w:sz w:val="24"/>
      <w:szCs w:val="20"/>
      <w:lang w:val="en-GB" w:eastAsia="en-US"/>
    </w:rPr>
  </w:style>
  <w:style w:type="paragraph" w:styleId="MessageHeader">
    <w:name w:val="Message Header"/>
    <w:basedOn w:val="Normal"/>
    <w:link w:val="MessageHeaderChar"/>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MessageHeaderChar">
    <w:name w:val="Message Header Char"/>
    <w:basedOn w:val="DefaultParagraphFont"/>
    <w:link w:val="MessageHeader"/>
    <w:uiPriority w:val="99"/>
    <w:semiHidden/>
    <w:rsid w:val="0020760F"/>
    <w:rPr>
      <w:rFonts w:ascii="Arial" w:eastAsiaTheme="majorEastAsia" w:hAnsi="Arial" w:cstheme="majorBidi"/>
      <w:sz w:val="24"/>
      <w:szCs w:val="24"/>
      <w:shd w:val="pct20" w:color="auto" w:fill="auto"/>
      <w:lang w:val="en-GB" w:eastAsia="en-US"/>
    </w:rPr>
  </w:style>
  <w:style w:type="paragraph" w:styleId="NoSpacing">
    <w:name w:val="No Spacing"/>
    <w:uiPriority w:val="1"/>
    <w:qFormat/>
    <w:rsid w:val="0020760F"/>
    <w:rPr>
      <w:rFonts w:ascii="Arial" w:eastAsiaTheme="minorEastAsia" w:hAnsi="Arial" w:cs="Arial"/>
      <w:sz w:val="24"/>
      <w:szCs w:val="24"/>
      <w:lang w:val="en-GB" w:eastAsia="en-US"/>
    </w:rPr>
  </w:style>
  <w:style w:type="paragraph" w:styleId="Index1">
    <w:name w:val="index 1"/>
    <w:basedOn w:val="Normal"/>
    <w:next w:val="Normal"/>
    <w:autoRedefine/>
    <w:uiPriority w:val="99"/>
    <w:semiHidden/>
    <w:unhideWhenUsed/>
    <w:rsid w:val="0020760F"/>
    <w:pPr>
      <w:ind w:left="240" w:hanging="240"/>
    </w:pPr>
    <w:rPr>
      <w:rFonts w:ascii="Arial" w:hAnsi="Arial" w:cs="Arial"/>
      <w:kern w:val="0"/>
      <w:sz w:val="24"/>
      <w:szCs w:val="24"/>
      <w:lang w:val="en-GB" w:eastAsia="en-US"/>
    </w:rPr>
  </w:style>
  <w:style w:type="paragraph" w:styleId="IndexHeading">
    <w:name w:val="index heading"/>
    <w:basedOn w:val="Normal"/>
    <w:next w:val="Index1"/>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Cite">
    <w:name w:val="HTML Cite"/>
    <w:basedOn w:val="DefaultParagraphFont"/>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Revision">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EndnoteReference">
    <w:name w:val="endnote reference"/>
    <w:basedOn w:val="DefaultParagraphFont"/>
    <w:uiPriority w:val="99"/>
    <w:unhideWhenUsed/>
    <w:rsid w:val="00926BA5"/>
    <w:rPr>
      <w:vertAlign w:val="superscript"/>
    </w:rPr>
  </w:style>
  <w:style w:type="paragraph" w:styleId="HTMLPreformatted">
    <w:name w:val="HTML Preformatted"/>
    <w:basedOn w:val="Normal"/>
    <w:link w:val="HTMLPreformatted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PreformattedChar">
    <w:name w:val="HTML Preformatted Char"/>
    <w:basedOn w:val="DefaultParagraphFont"/>
    <w:link w:val="HTMLPreformatted"/>
    <w:uiPriority w:val="99"/>
    <w:rsid w:val="00926BA5"/>
    <w:rPr>
      <w:rFonts w:ascii="Courier New" w:eastAsia="Times New Roman" w:hAnsi="Courier New" w:cs="Courier New"/>
      <w:lang w:eastAsia="en-US"/>
    </w:rPr>
  </w:style>
  <w:style w:type="character" w:customStyle="1" w:styleId="xbe">
    <w:name w:val="_xbe"/>
    <w:basedOn w:val="DefaultParagraphFont"/>
    <w:rsid w:val="00926BA5"/>
  </w:style>
  <w:style w:type="character" w:customStyle="1" w:styleId="shorttext">
    <w:name w:val="short_text"/>
    <w:basedOn w:val="DefaultParagraphFont"/>
    <w:rsid w:val="008C19EA"/>
  </w:style>
  <w:style w:type="table" w:styleId="TableGrid">
    <w:name w:val="Table Grid"/>
    <w:basedOn w:val="TableNormal"/>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A41B93"/>
    <w:pPr>
      <w:spacing w:before="100" w:beforeAutospacing="1"/>
    </w:pPr>
    <w:rPr>
      <w:rFonts w:ascii="Times" w:eastAsia="Times New Roman" w:hAnsi="Times" w:cs="Times New Roman"/>
      <w:kern w:val="0"/>
      <w:sz w:val="28"/>
      <w:szCs w:val="20"/>
      <w:lang w:val="it-IT" w:eastAsia="it-IT"/>
    </w:rPr>
  </w:style>
  <w:style w:type="paragraph" w:customStyle="1" w:styleId="Default">
    <w:name w:val="Default"/>
    <w:rsid w:val="00D4003D"/>
    <w:pPr>
      <w:widowControl w:val="0"/>
      <w:autoSpaceDE w:val="0"/>
      <w:autoSpaceDN w:val="0"/>
      <w:adjustRightInd w:val="0"/>
    </w:pPr>
    <w:rPr>
      <w:rFonts w:ascii="Arial" w:eastAsiaTheme="minorEastAsia" w:hAnsi="Arial" w:cs="Arial"/>
      <w:color w:val="000000"/>
      <w:sz w:val="24"/>
      <w:szCs w:val="24"/>
    </w:rPr>
  </w:style>
  <w:style w:type="table" w:customStyle="1" w:styleId="TableNormal1">
    <w:name w:val="Table Normal1"/>
    <w:uiPriority w:val="2"/>
    <w:semiHidden/>
    <w:unhideWhenUsed/>
    <w:qFormat/>
    <w:rsid w:val="00B763F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63F6"/>
    <w:pPr>
      <w:widowControl w:val="0"/>
    </w:pPr>
    <w:rPr>
      <w:kern w:val="0"/>
      <w:sz w:val="22"/>
      <w:lang w:eastAsia="en-US"/>
    </w:rPr>
  </w:style>
  <w:style w:type="paragraph" w:customStyle="1" w:styleId="Normal1">
    <w:name w:val="Normal1"/>
    <w:rsid w:val="00DE3F27"/>
    <w:pPr>
      <w:spacing w:line="276" w:lineRule="auto"/>
    </w:pPr>
    <w:rPr>
      <w:rFonts w:ascii="Arial" w:hAnsi="Arial" w:cs="Arial"/>
      <w:color w:val="000000"/>
      <w:sz w:val="22"/>
      <w:szCs w:val="22"/>
      <w:lang w:eastAsia="en-US"/>
    </w:rPr>
  </w:style>
  <w:style w:type="paragraph" w:styleId="Bibliography">
    <w:name w:val="Bibliography"/>
    <w:basedOn w:val="Normal"/>
    <w:next w:val="Normal"/>
    <w:uiPriority w:val="37"/>
    <w:semiHidden/>
    <w:unhideWhenUsed/>
    <w:rsid w:val="00073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microsoft.com/office/2011/relationships/people" Target="people.xml"/><Relationship Id="rId48" Type="http://schemas.openxmlformats.org/officeDocument/2006/relationships/theme" Target="theme/theme1.xml"/><Relationship Id="rId20" Type="http://schemas.openxmlformats.org/officeDocument/2006/relationships/hyperlink" Target="http://www.ncbi.nlm.nih.gov/pubmed/26820746" TargetMode="External"/><Relationship Id="rId21" Type="http://schemas.openxmlformats.org/officeDocument/2006/relationships/hyperlink" Target="http://www.ncbi.nlm.nih.gov/pubmed/20979621" TargetMode="External"/><Relationship Id="rId22" Type="http://schemas.openxmlformats.org/officeDocument/2006/relationships/hyperlink" Target="http://www.ncbi.nlm.nih.gov/pubmed/22859207" TargetMode="External"/><Relationship Id="rId23" Type="http://schemas.openxmlformats.org/officeDocument/2006/relationships/hyperlink" Target="http://www.ncbi.nlm.nih.gov/pubmed/27508062" TargetMode="External"/><Relationship Id="rId24" Type="http://schemas.openxmlformats.org/officeDocument/2006/relationships/hyperlink" Target="http://www.ncbi.nlm.nih.gov/pubmed/27214047" TargetMode="External"/><Relationship Id="rId25" Type="http://schemas.openxmlformats.org/officeDocument/2006/relationships/hyperlink" Target="http://www.ncbi.nlm.nih.gov/pubmed/22402401" TargetMode="External"/><Relationship Id="rId26" Type="http://schemas.openxmlformats.org/officeDocument/2006/relationships/hyperlink" Target="http://www.ncbi.nlm.nih.gov/pubmed/20383131" TargetMode="External"/><Relationship Id="rId27" Type="http://schemas.openxmlformats.org/officeDocument/2006/relationships/hyperlink" Target="http://www.ncbi.nlm.nih.gov/pubmed/16820507" TargetMode="External"/><Relationship Id="rId28" Type="http://schemas.openxmlformats.org/officeDocument/2006/relationships/hyperlink" Target="http://www.ncbi.nlm.nih.gov/pubmed/29209090" TargetMode="External"/><Relationship Id="rId29" Type="http://schemas.openxmlformats.org/officeDocument/2006/relationships/hyperlink" Target="http://www.ncbi.nlm.nih.gov/pubmed/2560593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ncbi.nlm.nih.gov/pubmed/29474469" TargetMode="External"/><Relationship Id="rId31" Type="http://schemas.openxmlformats.org/officeDocument/2006/relationships/hyperlink" Target="http://www.ncbi.nlm.nih.gov/pubmed/20709691" TargetMode="External"/><Relationship Id="rId32" Type="http://schemas.openxmlformats.org/officeDocument/2006/relationships/hyperlink" Target="http://www.ncbi.nlm.nih.gov/pubmed/28622659" TargetMode="External"/><Relationship Id="rId9" Type="http://schemas.openxmlformats.org/officeDocument/2006/relationships/hyperlink" Target="http://os.bio-protocol.org/attached/file/20180320/Protocol%200101902%20Figure%20S1.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undar@ucdavis.edu" TargetMode="External"/><Relationship Id="rId33" Type="http://schemas.openxmlformats.org/officeDocument/2006/relationships/hyperlink" Target="http://www.ncbi.nlm.nih.gov/pubmed/22388286" TargetMode="External"/><Relationship Id="rId34" Type="http://schemas.openxmlformats.org/officeDocument/2006/relationships/hyperlink" Target="http://www.ncbi.nlm.nih.gov/pubmed/16332807" TargetMode="External"/><Relationship Id="rId35" Type="http://schemas.openxmlformats.org/officeDocument/2006/relationships/hyperlink" Target="http://www.ncbi.nlm.nih.gov/pubmed/22859206" TargetMode="External"/><Relationship Id="rId36" Type="http://schemas.openxmlformats.org/officeDocument/2006/relationships/hyperlink" Target="http://www.ncbi.nlm.nih.gov/pubmed/22333067" TargetMode="External"/><Relationship Id="rId10" Type="http://schemas.openxmlformats.org/officeDocument/2006/relationships/image" Target="media/image1.jpeg"/><Relationship Id="rId11" Type="http://schemas.openxmlformats.org/officeDocument/2006/relationships/hyperlink" Target="http://os.bio-protocol.org/attached/file/20180320/Protocol%200101902%20Figure%20S1.docx" TargetMode="External"/><Relationship Id="rId12" Type="http://schemas.openxmlformats.org/officeDocument/2006/relationships/hyperlink" Target="http://os.bio-protocol.org/attached/file/20180320/Protocol%200101902%20Figure%20S1.docx" TargetMode="External"/><Relationship Id="rId13" Type="http://schemas.openxmlformats.org/officeDocument/2006/relationships/hyperlink" Target="https://github.com/bulksoil/BioProtocol/blob/master/FWD_primer_seq.tsv" TargetMode="External"/><Relationship Id="rId14" Type="http://schemas.openxmlformats.org/officeDocument/2006/relationships/hyperlink" Target="https://github.com/bulksoil/BioProtocol/blob/master/RVS_primer_seq.tsv" TargetMode="External"/><Relationship Id="rId15" Type="http://schemas.openxmlformats.org/officeDocument/2006/relationships/image" Target="media/image2.jpeg"/><Relationship Id="rId16" Type="http://schemas.openxmlformats.org/officeDocument/2006/relationships/hyperlink" Target="https://github.com/bulksoil/BioProtocol/blob/master/ANALYSIS/SeqProcessing/seq_processing.md" TargetMode="External"/><Relationship Id="rId17" Type="http://schemas.openxmlformats.org/officeDocument/2006/relationships/hyperlink" Target="http://www.earthmicrobiome.org/protocols-and-standards/metadata-guide/" TargetMode="External"/><Relationship Id="rId18" Type="http://schemas.openxmlformats.org/officeDocument/2006/relationships/hyperlink" Target="https://github.com/bulksoil/BioProtocol/blob/master/ANALYSIS/Stats/MicrobiomeAnalysis.rmd" TargetMode="External"/><Relationship Id="rId19" Type="http://schemas.openxmlformats.org/officeDocument/2006/relationships/image" Target="media/image3.jpeg"/><Relationship Id="rId37" Type="http://schemas.openxmlformats.org/officeDocument/2006/relationships/hyperlink" Target="http://journals.plos.org/ploscompbiol/article?id=10.1371/journal.pcbi.1003531" TargetMode="External"/><Relationship Id="rId38" Type="http://schemas.openxmlformats.org/officeDocument/2006/relationships/hyperlink" Target="http://www.ncbi.nlm.nih.gov/pubmed/24489873" TargetMode="External"/><Relationship Id="rId39" Type="http://schemas.openxmlformats.org/officeDocument/2006/relationships/hyperlink" Target="http://www.ncbi.nlm.nih.gov/pubmed/19910308" TargetMode="External"/><Relationship Id="rId40" Type="http://schemas.openxmlformats.org/officeDocument/2006/relationships/hyperlink" Target="http://www.ncbi.nlm.nih.gov/pubmed/28720730" TargetMode="External"/><Relationship Id="rId41" Type="http://schemas.openxmlformats.org/officeDocument/2006/relationships/hyperlink" Target="http://www.ncbi.nlm.nih.gov/pubmed/27402057" TargetMode="External"/><Relationship Id="rId42" Type="http://schemas.openxmlformats.org/officeDocument/2006/relationships/hyperlink" Target="http://www.ncbi.nlm.nih.gov/pubmed/17586664" TargetMode="External"/><Relationship Id="rId43" Type="http://schemas.openxmlformats.org/officeDocument/2006/relationships/hyperlink" Target="http://www.ncbi.nlm.nih.gov/pubmed/25805735" TargetMode="External"/><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AD92-712C-A047-A7C4-91679F2D7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0</TotalTime>
  <Pages>15</Pages>
  <Words>5923</Words>
  <Characters>33767</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39611</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parco</dc:creator>
  <cp:lastModifiedBy>Joseph Edwards</cp:lastModifiedBy>
  <cp:revision>2</cp:revision>
  <dcterms:created xsi:type="dcterms:W3CDTF">2018-03-24T12:45:00Z</dcterms:created>
  <dcterms:modified xsi:type="dcterms:W3CDTF">2018-03-24T12:45:00Z</dcterms:modified>
</cp:coreProperties>
</file>